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E2E331" w14:textId="79CD83B0" w:rsidR="00463670" w:rsidRDefault="00463670" w:rsidP="00312798">
      <w:pPr>
        <w:spacing w:line="360" w:lineRule="auto"/>
        <w:jc w:val="center"/>
        <w:rPr>
          <w:rFonts w:ascii="Times New Roman" w:hAnsi="Times New Roman" w:cs="Times New Roman"/>
        </w:rPr>
      </w:pPr>
    </w:p>
    <w:p w14:paraId="763EC981" w14:textId="77777777" w:rsidR="00C55BCB" w:rsidRDefault="00C55BCB" w:rsidP="00312798">
      <w:pPr>
        <w:spacing w:line="360" w:lineRule="auto"/>
        <w:jc w:val="center"/>
        <w:rPr>
          <w:rFonts w:ascii="Times New Roman" w:hAnsi="Times New Roman" w:cs="Times New Roman"/>
        </w:rPr>
      </w:pPr>
    </w:p>
    <w:p w14:paraId="682911DC" w14:textId="77777777" w:rsidR="00C55BCB" w:rsidRDefault="00C55BCB" w:rsidP="00312798">
      <w:pPr>
        <w:spacing w:line="360" w:lineRule="auto"/>
        <w:jc w:val="center"/>
        <w:rPr>
          <w:rFonts w:ascii="Times New Roman" w:hAnsi="Times New Roman" w:cs="Times New Roman"/>
        </w:rPr>
      </w:pPr>
    </w:p>
    <w:p w14:paraId="1201E09C" w14:textId="77777777" w:rsidR="00C55BCB" w:rsidRDefault="00C55BCB" w:rsidP="00312798">
      <w:pPr>
        <w:spacing w:line="360" w:lineRule="auto"/>
        <w:jc w:val="center"/>
        <w:rPr>
          <w:rFonts w:ascii="Times New Roman" w:hAnsi="Times New Roman" w:cs="Times New Roman"/>
        </w:rPr>
      </w:pPr>
    </w:p>
    <w:p w14:paraId="76B41659" w14:textId="77777777" w:rsidR="00C55BCB" w:rsidRDefault="00C55BCB" w:rsidP="00312798">
      <w:pPr>
        <w:spacing w:line="360" w:lineRule="auto"/>
        <w:jc w:val="center"/>
        <w:rPr>
          <w:rFonts w:ascii="Times New Roman" w:hAnsi="Times New Roman" w:cs="Times New Roman"/>
        </w:rPr>
      </w:pPr>
    </w:p>
    <w:p w14:paraId="6A5408F8" w14:textId="77777777" w:rsidR="00C55BCB" w:rsidRDefault="00C55BCB" w:rsidP="00312798">
      <w:pPr>
        <w:spacing w:line="360" w:lineRule="auto"/>
        <w:jc w:val="center"/>
        <w:rPr>
          <w:rFonts w:ascii="Times New Roman" w:hAnsi="Times New Roman" w:cs="Times New Roman"/>
        </w:rPr>
      </w:pPr>
    </w:p>
    <w:p w14:paraId="6836EFE8" w14:textId="77777777" w:rsidR="00C55BCB" w:rsidRDefault="00C55BCB" w:rsidP="00312798">
      <w:pPr>
        <w:spacing w:line="360" w:lineRule="auto"/>
        <w:jc w:val="center"/>
        <w:rPr>
          <w:rFonts w:ascii="Times New Roman" w:hAnsi="Times New Roman" w:cs="Times New Roman"/>
        </w:rPr>
      </w:pPr>
    </w:p>
    <w:p w14:paraId="41942AD8" w14:textId="77777777" w:rsidR="00C55BCB" w:rsidRDefault="00C55BCB" w:rsidP="002C460D">
      <w:pPr>
        <w:spacing w:line="360" w:lineRule="auto"/>
        <w:jc w:val="center"/>
        <w:rPr>
          <w:rFonts w:ascii="Times New Roman" w:hAnsi="Times New Roman" w:cs="Times New Roman"/>
        </w:rPr>
      </w:pPr>
    </w:p>
    <w:p w14:paraId="69AD4434" w14:textId="1E9E7FA9" w:rsidR="00F002DC" w:rsidRDefault="007D4E5F" w:rsidP="002C460D">
      <w:pPr>
        <w:spacing w:line="360" w:lineRule="auto"/>
        <w:jc w:val="center"/>
        <w:rPr>
          <w:rFonts w:ascii="Times New Roman" w:hAnsi="Times New Roman" w:cs="Times New Roman"/>
          <w:b/>
          <w:bCs/>
        </w:rPr>
      </w:pPr>
      <w:r w:rsidRPr="00CE7166">
        <w:rPr>
          <w:rFonts w:ascii="Times New Roman" w:hAnsi="Times New Roman" w:cs="Times New Roman"/>
          <w:b/>
          <w:bCs/>
        </w:rPr>
        <w:t>Pelvic Inflammatory Disease and Infertility</w:t>
      </w:r>
      <w:r w:rsidR="006D7E21" w:rsidRPr="00CE7166">
        <w:rPr>
          <w:rFonts w:ascii="Times New Roman" w:hAnsi="Times New Roman" w:cs="Times New Roman"/>
          <w:b/>
          <w:bCs/>
        </w:rPr>
        <w:t xml:space="preserve"> in U.S. Women</w:t>
      </w:r>
      <w:r w:rsidR="00F002DC" w:rsidRPr="00CE7166">
        <w:rPr>
          <w:rFonts w:ascii="Times New Roman" w:hAnsi="Times New Roman" w:cs="Times New Roman"/>
          <w:b/>
          <w:bCs/>
        </w:rPr>
        <w:t xml:space="preserve">: </w:t>
      </w:r>
      <w:r w:rsidR="00C55BCB" w:rsidRPr="00CE7166">
        <w:rPr>
          <w:rFonts w:ascii="Times New Roman" w:hAnsi="Times New Roman" w:cs="Times New Roman"/>
          <w:b/>
          <w:bCs/>
        </w:rPr>
        <w:t xml:space="preserve">A Population-Based Study from </w:t>
      </w:r>
      <w:r w:rsidR="006D7E21" w:rsidRPr="00CE7166">
        <w:rPr>
          <w:rFonts w:ascii="Times New Roman" w:hAnsi="Times New Roman" w:cs="Times New Roman"/>
          <w:b/>
          <w:bCs/>
        </w:rPr>
        <w:t xml:space="preserve">NHANES </w:t>
      </w:r>
      <w:r w:rsidR="00F002DC" w:rsidRPr="00CE7166">
        <w:rPr>
          <w:rFonts w:ascii="Times New Roman" w:hAnsi="Times New Roman" w:cs="Times New Roman"/>
          <w:b/>
          <w:bCs/>
        </w:rPr>
        <w:t>20</w:t>
      </w:r>
      <w:r w:rsidR="006D7E21" w:rsidRPr="00CE7166">
        <w:rPr>
          <w:rFonts w:ascii="Times New Roman" w:hAnsi="Times New Roman" w:cs="Times New Roman"/>
          <w:b/>
          <w:bCs/>
        </w:rPr>
        <w:t>17</w:t>
      </w:r>
      <w:r w:rsidR="00F002DC" w:rsidRPr="00CE7166">
        <w:rPr>
          <w:rFonts w:ascii="Times New Roman" w:hAnsi="Times New Roman" w:cs="Times New Roman"/>
          <w:b/>
          <w:bCs/>
        </w:rPr>
        <w:t>-</w:t>
      </w:r>
      <w:r w:rsidR="006D7E21" w:rsidRPr="00CE7166">
        <w:rPr>
          <w:rFonts w:ascii="Times New Roman" w:hAnsi="Times New Roman" w:cs="Times New Roman"/>
          <w:b/>
          <w:bCs/>
        </w:rPr>
        <w:t xml:space="preserve"> March </w:t>
      </w:r>
      <w:r w:rsidR="00F002DC" w:rsidRPr="00CE7166">
        <w:rPr>
          <w:rFonts w:ascii="Times New Roman" w:hAnsi="Times New Roman" w:cs="Times New Roman"/>
          <w:b/>
          <w:bCs/>
        </w:rPr>
        <w:t>202</w:t>
      </w:r>
      <w:r w:rsidR="006D7E21" w:rsidRPr="00CE7166">
        <w:rPr>
          <w:rFonts w:ascii="Times New Roman" w:hAnsi="Times New Roman" w:cs="Times New Roman"/>
          <w:b/>
          <w:bCs/>
        </w:rPr>
        <w:t>0</w:t>
      </w:r>
    </w:p>
    <w:p w14:paraId="46FDB283" w14:textId="77777777" w:rsidR="00CE7166" w:rsidRDefault="00CE7166" w:rsidP="002C460D">
      <w:pPr>
        <w:spacing w:line="360" w:lineRule="auto"/>
        <w:jc w:val="center"/>
        <w:rPr>
          <w:rFonts w:ascii="Times New Roman" w:hAnsi="Times New Roman" w:cs="Times New Roman"/>
          <w:b/>
          <w:bCs/>
        </w:rPr>
      </w:pPr>
    </w:p>
    <w:p w14:paraId="2286FEF3" w14:textId="6DE428B3" w:rsidR="00CE7166" w:rsidRPr="00CE7166" w:rsidRDefault="00CE7166" w:rsidP="002C460D">
      <w:pPr>
        <w:spacing w:line="360" w:lineRule="auto"/>
        <w:jc w:val="center"/>
        <w:rPr>
          <w:rFonts w:ascii="Times New Roman" w:hAnsi="Times New Roman" w:cs="Times New Roman"/>
        </w:rPr>
      </w:pPr>
      <w:r w:rsidRPr="00CE7166">
        <w:rPr>
          <w:rFonts w:ascii="Times New Roman" w:hAnsi="Times New Roman" w:cs="Times New Roman"/>
        </w:rPr>
        <w:t>Daniella Notghi</w:t>
      </w:r>
    </w:p>
    <w:p w14:paraId="6E937951" w14:textId="50227ED9" w:rsidR="00CE7166" w:rsidRPr="002C460D" w:rsidRDefault="00CE7166" w:rsidP="002C460D">
      <w:pPr>
        <w:spacing w:line="360" w:lineRule="auto"/>
        <w:jc w:val="center"/>
        <w:rPr>
          <w:rFonts w:ascii="Times New Roman" w:hAnsi="Times New Roman" w:cs="Times New Roman"/>
        </w:rPr>
      </w:pPr>
      <w:r w:rsidRPr="002C460D">
        <w:rPr>
          <w:rFonts w:ascii="Times New Roman" w:hAnsi="Times New Roman" w:cs="Times New Roman"/>
        </w:rPr>
        <w:t xml:space="preserve">Co-Investigators: Emily </w:t>
      </w:r>
      <w:r w:rsidR="00BE32EA" w:rsidRPr="002C460D">
        <w:rPr>
          <w:rFonts w:ascii="Times New Roman" w:hAnsi="Times New Roman" w:cs="Times New Roman"/>
        </w:rPr>
        <w:t xml:space="preserve">S. </w:t>
      </w:r>
      <w:r w:rsidRPr="002C460D">
        <w:rPr>
          <w:rFonts w:ascii="Times New Roman" w:hAnsi="Times New Roman" w:cs="Times New Roman"/>
        </w:rPr>
        <w:t xml:space="preserve">Barrett, </w:t>
      </w:r>
      <w:r w:rsidR="00BE32EA" w:rsidRPr="002C460D">
        <w:rPr>
          <w:rFonts w:ascii="Times New Roman" w:hAnsi="Times New Roman" w:cs="Times New Roman"/>
        </w:rPr>
        <w:t>PhD</w:t>
      </w:r>
    </w:p>
    <w:p w14:paraId="0AF5B57F" w14:textId="696EE9CE" w:rsidR="002C460D" w:rsidRPr="002C460D" w:rsidRDefault="002C460D" w:rsidP="002C460D">
      <w:pPr>
        <w:spacing w:line="360" w:lineRule="auto"/>
        <w:jc w:val="center"/>
        <w:rPr>
          <w:rFonts w:ascii="Times New Roman" w:hAnsi="Times New Roman" w:cs="Times New Roman"/>
        </w:rPr>
      </w:pPr>
      <w:r w:rsidRPr="002C460D">
        <w:rPr>
          <w:rFonts w:ascii="Times New Roman" w:hAnsi="Times New Roman" w:cs="Times New Roman"/>
        </w:rPr>
        <w:t>Department of Epidemiology</w:t>
      </w:r>
    </w:p>
    <w:p w14:paraId="79A8F98D" w14:textId="2C824B8D" w:rsidR="002C460D" w:rsidRPr="002C460D" w:rsidRDefault="002C460D" w:rsidP="002C460D">
      <w:pPr>
        <w:spacing w:line="360" w:lineRule="auto"/>
        <w:jc w:val="center"/>
        <w:rPr>
          <w:rFonts w:ascii="Times New Roman" w:hAnsi="Times New Roman" w:cs="Times New Roman"/>
        </w:rPr>
      </w:pPr>
      <w:r w:rsidRPr="002C460D">
        <w:rPr>
          <w:rFonts w:ascii="Times New Roman" w:hAnsi="Times New Roman" w:cs="Times New Roman"/>
        </w:rPr>
        <w:t>School of Public Health, Rutgers University</w:t>
      </w:r>
    </w:p>
    <w:p w14:paraId="17168EDD" w14:textId="2BE5DF02" w:rsidR="002C460D" w:rsidRPr="002C460D" w:rsidRDefault="2AF5B500" w:rsidP="002C460D">
      <w:pPr>
        <w:spacing w:line="360" w:lineRule="auto"/>
        <w:jc w:val="center"/>
        <w:rPr>
          <w:rFonts w:ascii="Times New Roman" w:hAnsi="Times New Roman" w:cs="Times New Roman"/>
        </w:rPr>
      </w:pPr>
      <w:r w:rsidRPr="6E809332">
        <w:rPr>
          <w:rFonts w:ascii="Times New Roman" w:hAnsi="Times New Roman" w:cs="Times New Roman"/>
        </w:rPr>
        <w:t>December</w:t>
      </w:r>
      <w:r w:rsidR="3CAE169C" w:rsidRPr="6E809332">
        <w:rPr>
          <w:rFonts w:ascii="Times New Roman" w:hAnsi="Times New Roman" w:cs="Times New Roman"/>
        </w:rPr>
        <w:t xml:space="preserve"> 11</w:t>
      </w:r>
      <w:r w:rsidR="3CAE169C" w:rsidRPr="6E809332">
        <w:rPr>
          <w:rFonts w:ascii="Times New Roman" w:hAnsi="Times New Roman" w:cs="Times New Roman"/>
          <w:vertAlign w:val="superscript"/>
        </w:rPr>
        <w:t>th</w:t>
      </w:r>
      <w:r w:rsidR="3CAE169C" w:rsidRPr="6E809332">
        <w:rPr>
          <w:rFonts w:ascii="Times New Roman" w:hAnsi="Times New Roman" w:cs="Times New Roman"/>
        </w:rPr>
        <w:t>,</w:t>
      </w:r>
      <w:r w:rsidRPr="6E809332">
        <w:rPr>
          <w:rFonts w:ascii="Times New Roman" w:hAnsi="Times New Roman" w:cs="Times New Roman"/>
        </w:rPr>
        <w:t xml:space="preserve"> </w:t>
      </w:r>
      <w:r w:rsidR="7242627B" w:rsidRPr="6E809332">
        <w:rPr>
          <w:rFonts w:ascii="Times New Roman" w:hAnsi="Times New Roman" w:cs="Times New Roman"/>
        </w:rPr>
        <w:t>2025</w:t>
      </w:r>
    </w:p>
    <w:p w14:paraId="3F1540E9" w14:textId="77777777" w:rsidR="002E774C" w:rsidRPr="00CE7166" w:rsidRDefault="002E774C" w:rsidP="00312798">
      <w:pPr>
        <w:spacing w:line="360" w:lineRule="auto"/>
        <w:jc w:val="center"/>
        <w:rPr>
          <w:rFonts w:ascii="Times New Roman" w:hAnsi="Times New Roman" w:cs="Times New Roman"/>
          <w:b/>
          <w:bCs/>
        </w:rPr>
      </w:pPr>
    </w:p>
    <w:p w14:paraId="7DF88DDD" w14:textId="77777777" w:rsidR="007D4E5F" w:rsidRDefault="007D4E5F" w:rsidP="00312798">
      <w:pPr>
        <w:spacing w:before="100" w:beforeAutospacing="1" w:after="100" w:afterAutospacing="1" w:line="360" w:lineRule="auto"/>
        <w:rPr>
          <w:rFonts w:ascii="Times New Roman" w:hAnsi="Times New Roman" w:cs="Times New Roman"/>
          <w:b/>
          <w:bCs/>
        </w:rPr>
      </w:pPr>
    </w:p>
    <w:p w14:paraId="7051B42F" w14:textId="77777777" w:rsidR="007D4E5F" w:rsidRDefault="007D4E5F" w:rsidP="00312798">
      <w:pPr>
        <w:spacing w:before="100" w:beforeAutospacing="1" w:after="100" w:afterAutospacing="1" w:line="360" w:lineRule="auto"/>
        <w:rPr>
          <w:rFonts w:ascii="Times New Roman" w:hAnsi="Times New Roman" w:cs="Times New Roman"/>
          <w:b/>
          <w:bCs/>
        </w:rPr>
      </w:pPr>
    </w:p>
    <w:p w14:paraId="3753FC67" w14:textId="77777777" w:rsidR="007D4E5F" w:rsidRDefault="007D4E5F" w:rsidP="00312798">
      <w:pPr>
        <w:spacing w:before="100" w:beforeAutospacing="1" w:after="100" w:afterAutospacing="1" w:line="360" w:lineRule="auto"/>
        <w:rPr>
          <w:rFonts w:ascii="Times New Roman" w:hAnsi="Times New Roman" w:cs="Times New Roman"/>
          <w:b/>
          <w:bCs/>
        </w:rPr>
      </w:pPr>
    </w:p>
    <w:p w14:paraId="1BF6C4BF" w14:textId="77777777" w:rsidR="007D4E5F" w:rsidRDefault="007D4E5F" w:rsidP="00312798">
      <w:pPr>
        <w:spacing w:before="100" w:beforeAutospacing="1" w:after="100" w:afterAutospacing="1" w:line="360" w:lineRule="auto"/>
        <w:rPr>
          <w:rFonts w:ascii="Times New Roman" w:hAnsi="Times New Roman" w:cs="Times New Roman"/>
          <w:b/>
          <w:bCs/>
        </w:rPr>
      </w:pPr>
    </w:p>
    <w:p w14:paraId="23BFE37C" w14:textId="27D2A9A4" w:rsidR="6E809332" w:rsidRDefault="6E809332" w:rsidP="6E809332">
      <w:pPr>
        <w:spacing w:beforeAutospacing="1" w:afterAutospacing="1" w:line="360" w:lineRule="auto"/>
        <w:rPr>
          <w:rFonts w:ascii="Times New Roman" w:hAnsi="Times New Roman" w:cs="Times New Roman"/>
          <w:b/>
          <w:bCs/>
        </w:rPr>
      </w:pPr>
    </w:p>
    <w:p w14:paraId="66283773" w14:textId="64E6A19C" w:rsidR="00463670" w:rsidRPr="00986499" w:rsidRDefault="7579392C" w:rsidP="00986499">
      <w:pPr>
        <w:spacing w:before="100" w:beforeAutospacing="1" w:after="100" w:afterAutospacing="1" w:line="360" w:lineRule="auto"/>
        <w:rPr>
          <w:rFonts w:ascii="Times New Roman" w:hAnsi="Times New Roman" w:cs="Times New Roman"/>
          <w:b/>
          <w:bCs/>
        </w:rPr>
      </w:pPr>
      <w:r w:rsidRPr="00986499">
        <w:rPr>
          <w:rFonts w:ascii="Times New Roman" w:hAnsi="Times New Roman" w:cs="Times New Roman"/>
          <w:b/>
          <w:bCs/>
        </w:rPr>
        <w:lastRenderedPageBreak/>
        <w:t>Abstract</w:t>
      </w:r>
    </w:p>
    <w:p w14:paraId="268DA7DD" w14:textId="29A050EA" w:rsidR="4BB2AF4F" w:rsidRPr="00986499" w:rsidRDefault="4BB2AF4F" w:rsidP="00986499">
      <w:pPr>
        <w:spacing w:beforeAutospacing="1" w:afterAutospacing="1" w:line="360" w:lineRule="auto"/>
        <w:rPr>
          <w:rFonts w:ascii="Times New Roman" w:hAnsi="Times New Roman" w:cs="Times New Roman"/>
          <w:b/>
          <w:bCs/>
          <w:i/>
          <w:iCs/>
        </w:rPr>
      </w:pPr>
      <w:r w:rsidRPr="00986499">
        <w:rPr>
          <w:rFonts w:ascii="Times New Roman" w:hAnsi="Times New Roman" w:cs="Times New Roman"/>
          <w:b/>
          <w:bCs/>
          <w:i/>
          <w:iCs/>
        </w:rPr>
        <w:t xml:space="preserve">Background: </w:t>
      </w:r>
      <w:r w:rsidR="5E30837D" w:rsidRPr="00986499">
        <w:rPr>
          <w:rFonts w:ascii="Times New Roman" w:eastAsia="Times New Roman" w:hAnsi="Times New Roman" w:cs="Times New Roman"/>
        </w:rPr>
        <w:t>Pelvic inflammatory disease (PID) is a preventable reproductive health condition that can lead to serious long-term outcomes, including tubal factor infertility. Although previous research has demonstrated a biological link between PID and infertility, population-based evidence using recent nationally representative data remains limited. This study examined the association between self-reported PID history and infertility among U.S. women aged 18–59 years using NHANES 2017–2020 data.</w:t>
      </w:r>
    </w:p>
    <w:p w14:paraId="7C1512C7" w14:textId="21A8B32D" w:rsidR="4BB2AF4F" w:rsidRPr="00986499" w:rsidRDefault="5C1C8147" w:rsidP="00986499">
      <w:pPr>
        <w:spacing w:beforeAutospacing="1" w:afterAutospacing="1" w:line="360" w:lineRule="auto"/>
        <w:rPr>
          <w:rFonts w:ascii="Times New Roman" w:hAnsi="Times New Roman" w:cs="Times New Roman"/>
          <w:b/>
          <w:bCs/>
          <w:i/>
          <w:iCs/>
        </w:rPr>
      </w:pPr>
      <w:r w:rsidRPr="00986499">
        <w:rPr>
          <w:rFonts w:ascii="Times New Roman" w:hAnsi="Times New Roman" w:cs="Times New Roman"/>
          <w:b/>
          <w:bCs/>
          <w:i/>
          <w:iCs/>
        </w:rPr>
        <w:t>Methods:</w:t>
      </w:r>
      <w:r w:rsidR="1616CE5B" w:rsidRPr="00986499">
        <w:rPr>
          <w:rFonts w:ascii="Times New Roman" w:hAnsi="Times New Roman" w:cs="Times New Roman"/>
          <w:b/>
          <w:bCs/>
          <w:i/>
          <w:iCs/>
        </w:rPr>
        <w:t xml:space="preserve"> </w:t>
      </w:r>
      <w:r w:rsidR="1616CE5B" w:rsidRPr="00986499">
        <w:rPr>
          <w:rFonts w:ascii="Times New Roman" w:eastAsia="Times New Roman" w:hAnsi="Times New Roman" w:cs="Times New Roman"/>
        </w:rPr>
        <w:t xml:space="preserve">This cross-sectional study analyzed data from 2,813 U.S. women who completed the reproductive health questionnaire. Infertility was defined as reporting ≥12 months attempting to become pregnant without success. The exposure, PID history, was based on self-report of ever being told by a healthcare professional that they had PID. Survey-weighted logistic regression models were used to estimate unadjusted and adjusted odds ratios (AORs), </w:t>
      </w:r>
      <w:r w:rsidR="12DC6CCB" w:rsidRPr="00986499">
        <w:rPr>
          <w:rFonts w:ascii="Times New Roman" w:eastAsia="Times New Roman" w:hAnsi="Times New Roman" w:cs="Times New Roman"/>
        </w:rPr>
        <w:t>controlling</w:t>
      </w:r>
      <w:r w:rsidR="1616CE5B" w:rsidRPr="00986499">
        <w:rPr>
          <w:rFonts w:ascii="Times New Roman" w:eastAsia="Times New Roman" w:hAnsi="Times New Roman" w:cs="Times New Roman"/>
        </w:rPr>
        <w:t xml:space="preserve"> age, race/ethnicity, income-to-poverty ratio, health insurance status, and usual source of care.</w:t>
      </w:r>
    </w:p>
    <w:p w14:paraId="7CB20E86" w14:textId="71D1080E" w:rsidR="4BB2AF4F" w:rsidRPr="00986499" w:rsidRDefault="5C1C8147" w:rsidP="00986499">
      <w:pPr>
        <w:spacing w:before="240" w:after="240" w:line="360" w:lineRule="auto"/>
        <w:contextualSpacing/>
        <w:rPr>
          <w:rFonts w:ascii="Times New Roman" w:eastAsia="Times New Roman" w:hAnsi="Times New Roman" w:cs="Times New Roman"/>
        </w:rPr>
      </w:pPr>
      <w:r w:rsidRPr="00986499">
        <w:rPr>
          <w:rFonts w:ascii="Times New Roman" w:hAnsi="Times New Roman" w:cs="Times New Roman"/>
          <w:b/>
          <w:bCs/>
          <w:i/>
          <w:iCs/>
        </w:rPr>
        <w:t>Results:</w:t>
      </w:r>
      <w:r w:rsidR="5D61C9F3" w:rsidRPr="00986499">
        <w:rPr>
          <w:rFonts w:ascii="Times New Roman" w:hAnsi="Times New Roman" w:cs="Times New Roman"/>
          <w:i/>
          <w:iCs/>
        </w:rPr>
        <w:t xml:space="preserve"> </w:t>
      </w:r>
      <w:r w:rsidR="0C3D4761" w:rsidRPr="00986499">
        <w:rPr>
          <w:rFonts w:ascii="Times New Roman" w:eastAsia="Times New Roman" w:hAnsi="Times New Roman" w:cs="Times New Roman"/>
        </w:rPr>
        <w:t>Among 2,813 U.S. women aged 18–59 years, 178 (6.33%) reported a lifetime history of pelvic inflammatory disease (PID). Overall, 6.33% of the sample reported infertility (n = 178), defined as ≥12 months attempting pregnancy without success. Infertility prevalence was higher among women with a history of PID 9.88% (n = 33) compared with those without PID 5.35% (n = 145). Women with PID had nearly twice the odds of infertility (unadjusted OR = 2.00; 95% CI: 1.34–2.98) compared with women without a history of PID. This association remained statistically significant after adjustment for demographic, socioeconomic, and healthcare access factors (fully adjusted AOR = 1.90; 95% CI: 1.13–3.18). Results were consistent in sensitivity analyses using unweighted logistic regression, supporting the robustness of the findings.</w:t>
      </w:r>
    </w:p>
    <w:p w14:paraId="7CDDFD74" w14:textId="5B3C37FA" w:rsidR="1C9D8A1B" w:rsidRPr="00986499" w:rsidRDefault="4BB2AF4F" w:rsidP="00986499">
      <w:pPr>
        <w:spacing w:beforeAutospacing="1" w:afterAutospacing="1" w:line="360" w:lineRule="auto"/>
        <w:rPr>
          <w:rFonts w:ascii="Times New Roman" w:hAnsi="Times New Roman" w:cs="Times New Roman"/>
          <w:b/>
          <w:bCs/>
          <w:i/>
          <w:iCs/>
        </w:rPr>
      </w:pPr>
      <w:r w:rsidRPr="00986499">
        <w:rPr>
          <w:rFonts w:ascii="Times New Roman" w:hAnsi="Times New Roman" w:cs="Times New Roman"/>
          <w:b/>
          <w:bCs/>
          <w:i/>
          <w:iCs/>
        </w:rPr>
        <w:t>Conclusion:</w:t>
      </w:r>
      <w:r w:rsidR="3E9DFEB9" w:rsidRPr="00986499">
        <w:rPr>
          <w:rFonts w:ascii="Times New Roman" w:eastAsia="Times New Roman" w:hAnsi="Times New Roman" w:cs="Times New Roman"/>
        </w:rPr>
        <w:t xml:space="preserve"> A history of PID was significantly associated with increased odds of infertility among U.S. women, even after adjusting for socioeconomic and healthcare-related variables. These findings reinforce the importance of early STI detection, timely PID treatment, and improved access to reproductive healthcare to prevent long-term fertility complications. Public health efforts should prioritize PID prevention and equitable access to care to reduce the burden of preventable infertility.</w:t>
      </w:r>
    </w:p>
    <w:p w14:paraId="0065EECE" w14:textId="255C593D" w:rsidR="00F002DC" w:rsidRPr="00986499" w:rsidRDefault="322F655D" w:rsidP="00986499">
      <w:pPr>
        <w:spacing w:before="100" w:beforeAutospacing="1" w:after="100" w:afterAutospacing="1" w:line="360" w:lineRule="auto"/>
        <w:rPr>
          <w:rFonts w:ascii="Times New Roman" w:hAnsi="Times New Roman" w:cs="Times New Roman"/>
          <w:b/>
          <w:bCs/>
        </w:rPr>
      </w:pPr>
      <w:r w:rsidRPr="00986499">
        <w:rPr>
          <w:rFonts w:ascii="Times New Roman" w:hAnsi="Times New Roman" w:cs="Times New Roman"/>
          <w:b/>
          <w:bCs/>
        </w:rPr>
        <w:lastRenderedPageBreak/>
        <w:t>Background</w:t>
      </w:r>
    </w:p>
    <w:p w14:paraId="143AF5C5" w14:textId="61324B88" w:rsidR="00F002DC" w:rsidRPr="00986499" w:rsidRDefault="2D86CE06" w:rsidP="00986499">
      <w:pPr>
        <w:spacing w:before="100" w:beforeAutospacing="1" w:after="100" w:afterAutospacing="1" w:line="360" w:lineRule="auto"/>
        <w:ind w:firstLine="720"/>
        <w:rPr>
          <w:rFonts w:ascii="Times New Roman" w:hAnsi="Times New Roman" w:cs="Times New Roman"/>
        </w:rPr>
      </w:pPr>
      <w:r w:rsidRPr="00986499">
        <w:rPr>
          <w:rFonts w:ascii="Times New Roman" w:hAnsi="Times New Roman" w:cs="Times New Roman"/>
        </w:rPr>
        <w:t>E</w:t>
      </w:r>
      <w:r w:rsidR="642C9C5C" w:rsidRPr="00986499">
        <w:rPr>
          <w:rFonts w:ascii="Times New Roman" w:hAnsi="Times New Roman" w:cs="Times New Roman"/>
        </w:rPr>
        <w:t xml:space="preserve">ach year more than 1 million females in the United States are diagnosed with Pelvic Inflammatory disease (PID), while more than 100,000 individuals </w:t>
      </w:r>
      <w:r w:rsidR="34A639F6" w:rsidRPr="00986499">
        <w:rPr>
          <w:rFonts w:ascii="Times New Roman" w:hAnsi="Times New Roman" w:cs="Times New Roman"/>
        </w:rPr>
        <w:t>become infertile due to this disease</w:t>
      </w:r>
      <w:hyperlink r:id="rId7">
        <w:r w:rsidR="34A639F6" w:rsidRPr="00986499">
          <w:rPr>
            <w:rStyle w:val="Hyperlink"/>
            <w:rFonts w:ascii="Times New Roman" w:hAnsi="Times New Roman" w:cs="Times New Roman"/>
            <w:vertAlign w:val="superscript"/>
          </w:rPr>
          <w:t>1</w:t>
        </w:r>
      </w:hyperlink>
      <w:r w:rsidR="34A639F6" w:rsidRPr="00986499">
        <w:rPr>
          <w:rFonts w:ascii="Times New Roman" w:hAnsi="Times New Roman" w:cs="Times New Roman"/>
        </w:rPr>
        <w:t xml:space="preserve">. </w:t>
      </w:r>
      <w:r w:rsidR="7F4672A9" w:rsidRPr="00986499">
        <w:rPr>
          <w:rFonts w:ascii="Times New Roman" w:hAnsi="Times New Roman" w:cs="Times New Roman"/>
        </w:rPr>
        <w:t xml:space="preserve"> </w:t>
      </w:r>
      <w:r w:rsidR="399B1711" w:rsidRPr="00986499">
        <w:rPr>
          <w:rFonts w:ascii="Times New Roman" w:hAnsi="Times New Roman" w:cs="Times New Roman"/>
        </w:rPr>
        <w:t>PID</w:t>
      </w:r>
      <w:r w:rsidR="71EC2F9D" w:rsidRPr="00986499">
        <w:rPr>
          <w:rFonts w:ascii="Times New Roman" w:hAnsi="Times New Roman" w:cs="Times New Roman"/>
        </w:rPr>
        <w:t xml:space="preserve"> is an infection </w:t>
      </w:r>
      <w:r w:rsidR="0668FFD1" w:rsidRPr="00986499">
        <w:rPr>
          <w:rFonts w:ascii="Times New Roman" w:hAnsi="Times New Roman" w:cs="Times New Roman"/>
        </w:rPr>
        <w:t xml:space="preserve">of </w:t>
      </w:r>
      <w:r w:rsidR="4412E2E0" w:rsidRPr="00986499">
        <w:rPr>
          <w:rFonts w:ascii="Times New Roman" w:hAnsi="Times New Roman" w:cs="Times New Roman"/>
        </w:rPr>
        <w:t>one or more of the</w:t>
      </w:r>
      <w:r w:rsidR="71EC2F9D" w:rsidRPr="00986499">
        <w:rPr>
          <w:rFonts w:ascii="Times New Roman" w:hAnsi="Times New Roman" w:cs="Times New Roman"/>
        </w:rPr>
        <w:t xml:space="preserve"> upper genital </w:t>
      </w:r>
      <w:r w:rsidR="133AE26C" w:rsidRPr="00986499">
        <w:rPr>
          <w:rFonts w:ascii="Times New Roman" w:hAnsi="Times New Roman" w:cs="Times New Roman"/>
        </w:rPr>
        <w:t xml:space="preserve">organs </w:t>
      </w:r>
      <w:r w:rsidR="71EC2F9D" w:rsidRPr="00986499">
        <w:rPr>
          <w:rFonts w:ascii="Times New Roman" w:hAnsi="Times New Roman" w:cs="Times New Roman"/>
        </w:rPr>
        <w:t>(uterus, fallopian tubes, and ovaries</w:t>
      </w:r>
      <w:r w:rsidR="44F93B1E" w:rsidRPr="00986499">
        <w:rPr>
          <w:rFonts w:ascii="Times New Roman" w:hAnsi="Times New Roman" w:cs="Times New Roman"/>
        </w:rPr>
        <w:t xml:space="preserve">) </w:t>
      </w:r>
      <w:r w:rsidR="6708FDC9" w:rsidRPr="00986499">
        <w:rPr>
          <w:rFonts w:ascii="Times New Roman" w:hAnsi="Times New Roman" w:cs="Times New Roman"/>
        </w:rPr>
        <w:t>caused by unprotected sex</w:t>
      </w:r>
      <w:r w:rsidRPr="00986499">
        <w:rPr>
          <w:rFonts w:ascii="Times New Roman" w:hAnsi="Times New Roman" w:cs="Times New Roman"/>
        </w:rPr>
        <w:t xml:space="preserve"> and</w:t>
      </w:r>
      <w:r w:rsidR="51C978A6" w:rsidRPr="00986499">
        <w:rPr>
          <w:rFonts w:ascii="Times New Roman" w:hAnsi="Times New Roman" w:cs="Times New Roman"/>
        </w:rPr>
        <w:t xml:space="preserve"> which </w:t>
      </w:r>
      <w:r w:rsidRPr="00986499">
        <w:rPr>
          <w:rFonts w:ascii="Times New Roman" w:hAnsi="Times New Roman" w:cs="Times New Roman"/>
        </w:rPr>
        <w:t xml:space="preserve">can </w:t>
      </w:r>
      <w:r w:rsidR="51C978A6" w:rsidRPr="00986499">
        <w:rPr>
          <w:rFonts w:ascii="Times New Roman" w:hAnsi="Times New Roman" w:cs="Times New Roman"/>
        </w:rPr>
        <w:t>result in</w:t>
      </w:r>
      <w:r w:rsidR="71EC2F9D" w:rsidRPr="00986499">
        <w:rPr>
          <w:rFonts w:ascii="Times New Roman" w:hAnsi="Times New Roman" w:cs="Times New Roman"/>
        </w:rPr>
        <w:t xml:space="preserve"> </w:t>
      </w:r>
      <w:r w:rsidR="4DFB2676" w:rsidRPr="00986499">
        <w:rPr>
          <w:rFonts w:ascii="Times New Roman" w:hAnsi="Times New Roman" w:cs="Times New Roman"/>
        </w:rPr>
        <w:t>significant reproductive consequences to women</w:t>
      </w:r>
      <w:hyperlink r:id="rId8">
        <w:r w:rsidR="17CC2980" w:rsidRPr="00986499">
          <w:rPr>
            <w:rStyle w:val="Hyperlink"/>
            <w:rFonts w:ascii="Times New Roman" w:hAnsi="Times New Roman" w:cs="Times New Roman"/>
            <w:vertAlign w:val="superscript"/>
          </w:rPr>
          <w:t>2</w:t>
        </w:r>
      </w:hyperlink>
      <w:r w:rsidR="17CC2980" w:rsidRPr="00986499">
        <w:rPr>
          <w:rFonts w:ascii="Times New Roman" w:hAnsi="Times New Roman" w:cs="Times New Roman"/>
        </w:rPr>
        <w:t>.</w:t>
      </w:r>
      <w:r w:rsidR="600AA17C" w:rsidRPr="00986499">
        <w:rPr>
          <w:rFonts w:ascii="Times New Roman" w:hAnsi="Times New Roman" w:cs="Times New Roman"/>
        </w:rPr>
        <w:t xml:space="preserve"> This disease often occurs when sexually transmitted bacteria </w:t>
      </w:r>
      <w:r w:rsidR="40414E05" w:rsidRPr="00986499">
        <w:rPr>
          <w:rFonts w:ascii="Times New Roman" w:hAnsi="Times New Roman" w:cs="Times New Roman"/>
        </w:rPr>
        <w:t>spread</w:t>
      </w:r>
      <w:r w:rsidR="600AA17C" w:rsidRPr="00986499">
        <w:rPr>
          <w:rFonts w:ascii="Times New Roman" w:hAnsi="Times New Roman" w:cs="Times New Roman"/>
        </w:rPr>
        <w:t xml:space="preserve"> from a woman’s vagina to her reproductive organs</w:t>
      </w:r>
      <w:r w:rsidR="2701CC6F" w:rsidRPr="00986499">
        <w:rPr>
          <w:rFonts w:ascii="Times New Roman" w:hAnsi="Times New Roman" w:cs="Times New Roman"/>
          <w:vertAlign w:val="superscript"/>
        </w:rPr>
        <w:t xml:space="preserve"> </w:t>
      </w:r>
      <w:hyperlink r:id="rId9">
        <w:r w:rsidR="2701CC6F" w:rsidRPr="00986499">
          <w:rPr>
            <w:rStyle w:val="Hyperlink"/>
            <w:rFonts w:ascii="Times New Roman" w:hAnsi="Times New Roman" w:cs="Times New Roman"/>
            <w:vertAlign w:val="superscript"/>
          </w:rPr>
          <w:t>1</w:t>
        </w:r>
      </w:hyperlink>
      <w:r w:rsidR="2701CC6F" w:rsidRPr="00986499">
        <w:rPr>
          <w:rFonts w:ascii="Times New Roman" w:hAnsi="Times New Roman" w:cs="Times New Roman"/>
        </w:rPr>
        <w:t xml:space="preserve">. </w:t>
      </w:r>
      <w:r w:rsidR="49DB9527" w:rsidRPr="00986499">
        <w:rPr>
          <w:rFonts w:ascii="Times New Roman" w:hAnsi="Times New Roman" w:cs="Times New Roman"/>
        </w:rPr>
        <w:t>There are various sources of bacteria tha</w:t>
      </w:r>
      <w:r w:rsidR="3CDB8A4E" w:rsidRPr="00986499">
        <w:rPr>
          <w:rFonts w:ascii="Times New Roman" w:hAnsi="Times New Roman" w:cs="Times New Roman"/>
        </w:rPr>
        <w:t xml:space="preserve">t </w:t>
      </w:r>
      <w:r w:rsidR="49DB9527" w:rsidRPr="00986499">
        <w:rPr>
          <w:rFonts w:ascii="Times New Roman" w:hAnsi="Times New Roman" w:cs="Times New Roman"/>
        </w:rPr>
        <w:t>can cause PID</w:t>
      </w:r>
      <w:r w:rsidR="7639FEE2" w:rsidRPr="00986499">
        <w:rPr>
          <w:rFonts w:ascii="Times New Roman" w:hAnsi="Times New Roman" w:cs="Times New Roman"/>
        </w:rPr>
        <w:t xml:space="preserve"> such as Mycoplasma genitalium and bacterial vaginosis</w:t>
      </w:r>
      <w:r w:rsidR="49DB9527" w:rsidRPr="00986499">
        <w:rPr>
          <w:rFonts w:ascii="Times New Roman" w:hAnsi="Times New Roman" w:cs="Times New Roman"/>
        </w:rPr>
        <w:t xml:space="preserve">, however the two most common sexually transmitted infections are gonorrhea and </w:t>
      </w:r>
      <w:r w:rsidR="1EF687B0" w:rsidRPr="00986499">
        <w:rPr>
          <w:rFonts w:ascii="Times New Roman" w:hAnsi="Times New Roman" w:cs="Times New Roman"/>
        </w:rPr>
        <w:t>chlamydia</w:t>
      </w:r>
      <w:r w:rsidR="76DC1F9B" w:rsidRPr="00986499">
        <w:rPr>
          <w:rFonts w:ascii="Times New Roman" w:hAnsi="Times New Roman" w:cs="Times New Roman"/>
        </w:rPr>
        <w:t xml:space="preserve">; </w:t>
      </w:r>
      <w:r w:rsidR="49DB9527" w:rsidRPr="00986499">
        <w:rPr>
          <w:rFonts w:ascii="Times New Roman" w:hAnsi="Times New Roman" w:cs="Times New Roman"/>
        </w:rPr>
        <w:t>which cause about 90% of all PID cases</w:t>
      </w:r>
      <w:hyperlink r:id="rId10">
        <w:r w:rsidR="711688E9" w:rsidRPr="00986499">
          <w:rPr>
            <w:rStyle w:val="Hyperlink"/>
            <w:rFonts w:ascii="Times New Roman" w:hAnsi="Times New Roman" w:cs="Times New Roman"/>
            <w:vertAlign w:val="superscript"/>
          </w:rPr>
          <w:t>1</w:t>
        </w:r>
      </w:hyperlink>
      <w:r w:rsidR="711688E9" w:rsidRPr="00986499">
        <w:rPr>
          <w:rFonts w:ascii="Times New Roman" w:hAnsi="Times New Roman" w:cs="Times New Roman"/>
        </w:rPr>
        <w:t xml:space="preserve">. </w:t>
      </w:r>
      <w:r w:rsidR="5BA260F3" w:rsidRPr="00986499">
        <w:rPr>
          <w:rFonts w:ascii="Times New Roman" w:hAnsi="Times New Roman" w:cs="Times New Roman"/>
        </w:rPr>
        <w:t xml:space="preserve">Less commonly, PID can also occur when normal bacteria </w:t>
      </w:r>
      <w:r w:rsidR="29C2FB8F" w:rsidRPr="00986499">
        <w:rPr>
          <w:rFonts w:ascii="Times New Roman" w:hAnsi="Times New Roman" w:cs="Times New Roman"/>
        </w:rPr>
        <w:t>get</w:t>
      </w:r>
      <w:r w:rsidR="5BA260F3" w:rsidRPr="00986499">
        <w:rPr>
          <w:rFonts w:ascii="Times New Roman" w:hAnsi="Times New Roman" w:cs="Times New Roman"/>
        </w:rPr>
        <w:t xml:space="preserve"> into a woman’s reproductive organs after childbirth, pelvic surgery, miscarriage, or through an intrauterine device (IUD)</w:t>
      </w:r>
      <w:r w:rsidR="5BA260F3" w:rsidRPr="00986499">
        <w:rPr>
          <w:rFonts w:ascii="Times New Roman" w:hAnsi="Times New Roman" w:cs="Times New Roman"/>
          <w:vertAlign w:val="superscript"/>
        </w:rPr>
        <w:t xml:space="preserve"> </w:t>
      </w:r>
      <w:hyperlink r:id="rId11">
        <w:r w:rsidR="5BA260F3" w:rsidRPr="00986499">
          <w:rPr>
            <w:rStyle w:val="Hyperlink"/>
            <w:rFonts w:ascii="Times New Roman" w:hAnsi="Times New Roman" w:cs="Times New Roman"/>
            <w:vertAlign w:val="superscript"/>
          </w:rPr>
          <w:t>1</w:t>
        </w:r>
      </w:hyperlink>
      <w:r w:rsidR="5BA260F3" w:rsidRPr="00986499">
        <w:rPr>
          <w:rFonts w:ascii="Times New Roman" w:hAnsi="Times New Roman" w:cs="Times New Roman"/>
        </w:rPr>
        <w:t>.</w:t>
      </w:r>
      <w:r w:rsidR="516411E0" w:rsidRPr="00986499">
        <w:rPr>
          <w:rFonts w:ascii="Times New Roman" w:hAnsi="Times New Roman" w:cs="Times New Roman"/>
        </w:rPr>
        <w:t xml:space="preserve"> </w:t>
      </w:r>
      <w:r w:rsidR="06243918" w:rsidRPr="00986499">
        <w:rPr>
          <w:rFonts w:ascii="Times New Roman" w:hAnsi="Times New Roman" w:cs="Times New Roman"/>
        </w:rPr>
        <w:t xml:space="preserve">There is no single </w:t>
      </w:r>
      <w:r w:rsidR="61436187" w:rsidRPr="00986499">
        <w:rPr>
          <w:rFonts w:ascii="Times New Roman" w:hAnsi="Times New Roman" w:cs="Times New Roman"/>
        </w:rPr>
        <w:t>laboratory</w:t>
      </w:r>
      <w:r w:rsidR="06243918" w:rsidRPr="00986499">
        <w:rPr>
          <w:rFonts w:ascii="Times New Roman" w:hAnsi="Times New Roman" w:cs="Times New Roman"/>
        </w:rPr>
        <w:t xml:space="preserve"> test to </w:t>
      </w:r>
      <w:r w:rsidR="182FDCC1" w:rsidRPr="00986499">
        <w:rPr>
          <w:rFonts w:ascii="Times New Roman" w:hAnsi="Times New Roman" w:cs="Times New Roman"/>
        </w:rPr>
        <w:t>diagnose</w:t>
      </w:r>
      <w:r w:rsidR="06243918" w:rsidRPr="00986499">
        <w:rPr>
          <w:rFonts w:ascii="Times New Roman" w:hAnsi="Times New Roman" w:cs="Times New Roman"/>
        </w:rPr>
        <w:t xml:space="preserve"> PID</w:t>
      </w:r>
      <w:r w:rsidR="477E2143" w:rsidRPr="00986499">
        <w:rPr>
          <w:rFonts w:ascii="Times New Roman" w:hAnsi="Times New Roman" w:cs="Times New Roman"/>
        </w:rPr>
        <w:t xml:space="preserve">, </w:t>
      </w:r>
      <w:r w:rsidR="2380E611" w:rsidRPr="00986499">
        <w:rPr>
          <w:rFonts w:ascii="Times New Roman" w:hAnsi="Times New Roman" w:cs="Times New Roman"/>
        </w:rPr>
        <w:t xml:space="preserve">which leaves providers with the </w:t>
      </w:r>
      <w:r w:rsidR="6F624215" w:rsidRPr="00986499">
        <w:rPr>
          <w:rFonts w:ascii="Times New Roman" w:hAnsi="Times New Roman" w:cs="Times New Roman"/>
        </w:rPr>
        <w:t>strenuous</w:t>
      </w:r>
      <w:r w:rsidR="2380E611" w:rsidRPr="00986499">
        <w:rPr>
          <w:rFonts w:ascii="Times New Roman" w:hAnsi="Times New Roman" w:cs="Times New Roman"/>
        </w:rPr>
        <w:t xml:space="preserve"> task of determining the diagnosi</w:t>
      </w:r>
      <w:r w:rsidR="4AA53BD9" w:rsidRPr="00986499">
        <w:rPr>
          <w:rFonts w:ascii="Times New Roman" w:hAnsi="Times New Roman" w:cs="Times New Roman"/>
        </w:rPr>
        <w:t>s based on</w:t>
      </w:r>
      <w:r w:rsidR="1FB69CCB" w:rsidRPr="00986499">
        <w:rPr>
          <w:rFonts w:ascii="Times New Roman" w:hAnsi="Times New Roman" w:cs="Times New Roman"/>
        </w:rPr>
        <w:t xml:space="preserve"> a woman’s medical history, a pelvic exam, </w:t>
      </w:r>
      <w:r w:rsidR="52DEB5DD" w:rsidRPr="00986499">
        <w:rPr>
          <w:rFonts w:ascii="Times New Roman" w:hAnsi="Times New Roman" w:cs="Times New Roman"/>
        </w:rPr>
        <w:t xml:space="preserve">or </w:t>
      </w:r>
      <w:r w:rsidR="1FB69CCB" w:rsidRPr="00986499">
        <w:rPr>
          <w:rFonts w:ascii="Times New Roman" w:hAnsi="Times New Roman" w:cs="Times New Roman"/>
        </w:rPr>
        <w:t>a vaginal culture to test discharge for certain bacteria</w:t>
      </w:r>
      <w:r w:rsidR="2D0E6475" w:rsidRPr="00986499">
        <w:rPr>
          <w:rFonts w:ascii="Times New Roman" w:hAnsi="Times New Roman" w:cs="Times New Roman"/>
        </w:rPr>
        <w:t xml:space="preserve"> </w:t>
      </w:r>
      <w:hyperlink r:id="rId12">
        <w:r w:rsidR="2D0E6475" w:rsidRPr="00986499">
          <w:rPr>
            <w:rStyle w:val="Hyperlink"/>
            <w:rFonts w:ascii="Times New Roman" w:hAnsi="Times New Roman" w:cs="Times New Roman"/>
            <w:vertAlign w:val="superscript"/>
          </w:rPr>
          <w:t>2</w:t>
        </w:r>
      </w:hyperlink>
      <w:r w:rsidR="2D0E6475" w:rsidRPr="00986499">
        <w:rPr>
          <w:rFonts w:ascii="Times New Roman" w:hAnsi="Times New Roman" w:cs="Times New Roman"/>
        </w:rPr>
        <w:t>.</w:t>
      </w:r>
      <w:r w:rsidR="1A2CF359" w:rsidRPr="00986499">
        <w:rPr>
          <w:rFonts w:ascii="Times New Roman" w:hAnsi="Times New Roman" w:cs="Times New Roman"/>
        </w:rPr>
        <w:t xml:space="preserve"> </w:t>
      </w:r>
      <w:r w:rsidR="11E1C31E" w:rsidRPr="00986499">
        <w:rPr>
          <w:rFonts w:ascii="Times New Roman" w:hAnsi="Times New Roman" w:cs="Times New Roman"/>
        </w:rPr>
        <w:t>To</w:t>
      </w:r>
      <w:r w:rsidR="3D613DEA" w:rsidRPr="00986499">
        <w:rPr>
          <w:rFonts w:ascii="Times New Roman" w:hAnsi="Times New Roman" w:cs="Times New Roman"/>
        </w:rPr>
        <w:t xml:space="preserve"> treat</w:t>
      </w:r>
      <w:r w:rsidR="2FA71C2A" w:rsidRPr="00986499">
        <w:rPr>
          <w:rFonts w:ascii="Times New Roman" w:hAnsi="Times New Roman" w:cs="Times New Roman"/>
        </w:rPr>
        <w:t xml:space="preserve"> and cure</w:t>
      </w:r>
      <w:r w:rsidR="3D613DEA" w:rsidRPr="00986499">
        <w:rPr>
          <w:rFonts w:ascii="Times New Roman" w:hAnsi="Times New Roman" w:cs="Times New Roman"/>
        </w:rPr>
        <w:t xml:space="preserve"> PID, a provider will prescribe oral antibiotics by mouth to consume for 14 days, however if </w:t>
      </w:r>
      <w:r w:rsidR="71C5EE92" w:rsidRPr="00986499">
        <w:rPr>
          <w:rFonts w:ascii="Times New Roman" w:hAnsi="Times New Roman" w:cs="Times New Roman"/>
        </w:rPr>
        <w:t xml:space="preserve">this disease goes </w:t>
      </w:r>
      <w:r w:rsidR="5B1C18FD" w:rsidRPr="00986499">
        <w:rPr>
          <w:rFonts w:ascii="Times New Roman" w:hAnsi="Times New Roman" w:cs="Times New Roman"/>
        </w:rPr>
        <w:t xml:space="preserve">untreated or if </w:t>
      </w:r>
      <w:r w:rsidR="09511F43" w:rsidRPr="00986499">
        <w:rPr>
          <w:rFonts w:ascii="Times New Roman" w:hAnsi="Times New Roman" w:cs="Times New Roman"/>
        </w:rPr>
        <w:t>woman experiences</w:t>
      </w:r>
      <w:r w:rsidR="5B1C18FD" w:rsidRPr="00986499">
        <w:rPr>
          <w:rFonts w:ascii="Times New Roman" w:hAnsi="Times New Roman" w:cs="Times New Roman"/>
        </w:rPr>
        <w:t xml:space="preserve"> repeat infections; t</w:t>
      </w:r>
      <w:r w:rsidR="14AB99DB" w:rsidRPr="00986499">
        <w:rPr>
          <w:rFonts w:ascii="Times New Roman" w:hAnsi="Times New Roman" w:cs="Times New Roman"/>
        </w:rPr>
        <w:t xml:space="preserve">hen this may result in a high probability of infertility. </w:t>
      </w:r>
      <w:r w:rsidR="25228155" w:rsidRPr="00986499">
        <w:rPr>
          <w:rFonts w:ascii="Times New Roman" w:eastAsia="Times New Roman" w:hAnsi="Times New Roman" w:cs="Times New Roman"/>
        </w:rPr>
        <w:t>Given the high incidence, diagnostic challenges, and potential for irreversible reproductive harm, evaluating the burden of infertility among women with a history of PID should be a public health priority.</w:t>
      </w:r>
    </w:p>
    <w:p w14:paraId="1802DD12" w14:textId="69AC9ED6" w:rsidR="00F002DC" w:rsidRPr="00986499" w:rsidRDefault="37BF50A2" w:rsidP="00986499">
      <w:pPr>
        <w:spacing w:before="100" w:beforeAutospacing="1" w:after="100" w:afterAutospacing="1" w:line="360" w:lineRule="auto"/>
        <w:ind w:firstLine="720"/>
        <w:rPr>
          <w:rFonts w:ascii="Times New Roman" w:hAnsi="Times New Roman" w:cs="Times New Roman"/>
          <w:b/>
          <w:bCs/>
          <w:i/>
          <w:iCs/>
        </w:rPr>
      </w:pPr>
      <w:r w:rsidRPr="00986499">
        <w:rPr>
          <w:rFonts w:ascii="Times New Roman" w:hAnsi="Times New Roman" w:cs="Times New Roman"/>
          <w:b/>
          <w:bCs/>
          <w:i/>
          <w:iCs/>
        </w:rPr>
        <w:t>Infertility</w:t>
      </w:r>
    </w:p>
    <w:p w14:paraId="07A98FDA" w14:textId="2562BEF3" w:rsidR="00F002DC" w:rsidRPr="00986499" w:rsidRDefault="481A069E" w:rsidP="00986499">
      <w:pPr>
        <w:spacing w:before="100" w:beforeAutospacing="1" w:after="100" w:afterAutospacing="1" w:line="360" w:lineRule="auto"/>
        <w:ind w:firstLine="720"/>
        <w:rPr>
          <w:rFonts w:ascii="Times New Roman" w:hAnsi="Times New Roman" w:cs="Times New Roman"/>
        </w:rPr>
      </w:pPr>
      <w:r w:rsidRPr="00986499">
        <w:rPr>
          <w:rFonts w:ascii="Times New Roman" w:hAnsi="Times New Roman" w:cs="Times New Roman"/>
        </w:rPr>
        <w:t>According to statistics,</w:t>
      </w:r>
      <w:r w:rsidR="4CF4142F" w:rsidRPr="00986499">
        <w:rPr>
          <w:rFonts w:ascii="Times New Roman" w:hAnsi="Times New Roman" w:cs="Times New Roman"/>
        </w:rPr>
        <w:t xml:space="preserve"> approximately 15-20% of women develop infertility </w:t>
      </w:r>
      <w:r w:rsidR="4771C260" w:rsidRPr="00986499">
        <w:rPr>
          <w:rFonts w:ascii="Times New Roman" w:hAnsi="Times New Roman" w:cs="Times New Roman"/>
        </w:rPr>
        <w:t>after being diagnosed with sexually transmitted diseases such as chlamydia or gonorrhea</w:t>
      </w:r>
      <w:r w:rsidR="0911091F" w:rsidRPr="00986499">
        <w:rPr>
          <w:rFonts w:ascii="Times New Roman" w:hAnsi="Times New Roman" w:cs="Times New Roman"/>
          <w:vertAlign w:val="superscript"/>
        </w:rPr>
        <w:t xml:space="preserve"> </w:t>
      </w:r>
      <w:hyperlink r:id="rId13" w:anchor="R1">
        <w:r w:rsidR="0911091F" w:rsidRPr="00986499">
          <w:rPr>
            <w:rStyle w:val="Hyperlink"/>
            <w:rFonts w:ascii="Times New Roman" w:hAnsi="Times New Roman" w:cs="Times New Roman"/>
            <w:vertAlign w:val="superscript"/>
          </w:rPr>
          <w:t>3</w:t>
        </w:r>
      </w:hyperlink>
      <w:r w:rsidR="0911091F" w:rsidRPr="00986499">
        <w:rPr>
          <w:rFonts w:ascii="Times New Roman" w:hAnsi="Times New Roman" w:cs="Times New Roman"/>
        </w:rPr>
        <w:t>.</w:t>
      </w:r>
      <w:r w:rsidR="4771C260" w:rsidRPr="00986499">
        <w:rPr>
          <w:rFonts w:ascii="Times New Roman" w:hAnsi="Times New Roman" w:cs="Times New Roman"/>
        </w:rPr>
        <w:t xml:space="preserve"> Infertility</w:t>
      </w:r>
      <w:r w:rsidR="2CF3A00E" w:rsidRPr="00986499">
        <w:rPr>
          <w:rFonts w:ascii="Times New Roman" w:hAnsi="Times New Roman" w:cs="Times New Roman"/>
        </w:rPr>
        <w:t xml:space="preserve"> </w:t>
      </w:r>
      <w:r w:rsidR="2D86CE06" w:rsidRPr="00986499">
        <w:rPr>
          <w:rFonts w:ascii="Times New Roman" w:hAnsi="Times New Roman" w:cs="Times New Roman"/>
        </w:rPr>
        <w:t>is</w:t>
      </w:r>
      <w:r w:rsidR="2CF3A00E" w:rsidRPr="00986499">
        <w:rPr>
          <w:rFonts w:ascii="Times New Roman" w:hAnsi="Times New Roman" w:cs="Times New Roman"/>
        </w:rPr>
        <w:t xml:space="preserve"> defined as the inability to conceive a child within </w:t>
      </w:r>
      <w:r w:rsidR="113D760B" w:rsidRPr="00986499">
        <w:rPr>
          <w:rFonts w:ascii="Times New Roman" w:hAnsi="Times New Roman" w:cs="Times New Roman"/>
        </w:rPr>
        <w:t>a 12-month period or greater</w:t>
      </w:r>
      <w:r w:rsidR="7FC3DFC0" w:rsidRPr="00986499">
        <w:rPr>
          <w:rFonts w:ascii="Times New Roman" w:hAnsi="Times New Roman" w:cs="Times New Roman"/>
        </w:rPr>
        <w:t xml:space="preserve"> of regular unprotected intercourse</w:t>
      </w:r>
      <w:hyperlink r:id="rId14" w:anchor="R1">
        <w:r w:rsidR="4BCB0B88" w:rsidRPr="00986499">
          <w:rPr>
            <w:rStyle w:val="Hyperlink"/>
            <w:rFonts w:ascii="Times New Roman" w:hAnsi="Times New Roman" w:cs="Times New Roman"/>
            <w:vertAlign w:val="superscript"/>
          </w:rPr>
          <w:t>3</w:t>
        </w:r>
      </w:hyperlink>
      <w:r w:rsidR="4BCB0B88" w:rsidRPr="00986499">
        <w:rPr>
          <w:rFonts w:ascii="Times New Roman" w:hAnsi="Times New Roman" w:cs="Times New Roman"/>
        </w:rPr>
        <w:t xml:space="preserve">. </w:t>
      </w:r>
      <w:r w:rsidR="43A1586D" w:rsidRPr="00986499">
        <w:rPr>
          <w:rFonts w:ascii="Times New Roman" w:hAnsi="Times New Roman" w:cs="Times New Roman"/>
        </w:rPr>
        <w:t>According to 2025 CDC data, 8.</w:t>
      </w:r>
      <w:r w:rsidR="423E5C34" w:rsidRPr="00986499">
        <w:rPr>
          <w:rFonts w:ascii="Times New Roman" w:hAnsi="Times New Roman" w:cs="Times New Roman"/>
        </w:rPr>
        <w:t>5% of married women ages 15-49 in the U.S. have been diagnosed with infertility, while 12.2% of women have used infertil</w:t>
      </w:r>
      <w:r w:rsidR="2A7D1F72" w:rsidRPr="00986499">
        <w:rPr>
          <w:rFonts w:ascii="Times New Roman" w:hAnsi="Times New Roman" w:cs="Times New Roman"/>
        </w:rPr>
        <w:t>ity services in their lives</w:t>
      </w:r>
      <w:hyperlink r:id="rId15">
        <w:r w:rsidR="2A7D1F72" w:rsidRPr="00986499">
          <w:rPr>
            <w:rStyle w:val="Hyperlink"/>
            <w:rFonts w:ascii="Times New Roman" w:hAnsi="Times New Roman" w:cs="Times New Roman"/>
            <w:vertAlign w:val="superscript"/>
          </w:rPr>
          <w:t>4</w:t>
        </w:r>
      </w:hyperlink>
      <w:r w:rsidR="2A7D1F72" w:rsidRPr="00986499">
        <w:rPr>
          <w:rFonts w:ascii="Times New Roman" w:hAnsi="Times New Roman" w:cs="Times New Roman"/>
        </w:rPr>
        <w:t xml:space="preserve">. </w:t>
      </w:r>
      <w:r w:rsidR="0618C997" w:rsidRPr="00986499">
        <w:rPr>
          <w:rFonts w:ascii="Times New Roman" w:hAnsi="Times New Roman" w:cs="Times New Roman"/>
        </w:rPr>
        <w:t>The most common type of infertility that is associated with PID is know</w:t>
      </w:r>
      <w:r w:rsidR="4C362F45" w:rsidRPr="00986499">
        <w:rPr>
          <w:rFonts w:ascii="Times New Roman" w:hAnsi="Times New Roman" w:cs="Times New Roman"/>
        </w:rPr>
        <w:t>n</w:t>
      </w:r>
      <w:r w:rsidR="0618C997" w:rsidRPr="00986499">
        <w:rPr>
          <w:rFonts w:ascii="Times New Roman" w:hAnsi="Times New Roman" w:cs="Times New Roman"/>
        </w:rPr>
        <w:t xml:space="preserve"> as </w:t>
      </w:r>
      <w:r w:rsidR="2A9C1713" w:rsidRPr="00986499">
        <w:rPr>
          <w:rFonts w:ascii="Times New Roman" w:hAnsi="Times New Roman" w:cs="Times New Roman"/>
        </w:rPr>
        <w:t>tubal</w:t>
      </w:r>
      <w:r w:rsidR="0618C997" w:rsidRPr="00986499">
        <w:rPr>
          <w:rFonts w:ascii="Times New Roman" w:hAnsi="Times New Roman" w:cs="Times New Roman"/>
        </w:rPr>
        <w:t xml:space="preserve"> </w:t>
      </w:r>
      <w:r w:rsidR="05F61E9F" w:rsidRPr="00986499">
        <w:rPr>
          <w:rFonts w:ascii="Times New Roman" w:hAnsi="Times New Roman" w:cs="Times New Roman"/>
        </w:rPr>
        <w:t>f</w:t>
      </w:r>
      <w:r w:rsidR="0618C997" w:rsidRPr="00986499">
        <w:rPr>
          <w:rFonts w:ascii="Times New Roman" w:hAnsi="Times New Roman" w:cs="Times New Roman"/>
        </w:rPr>
        <w:t>actor infertility, which occurs when there is a blockage in the f</w:t>
      </w:r>
      <w:r w:rsidR="30DECF3E" w:rsidRPr="00986499">
        <w:rPr>
          <w:rFonts w:ascii="Times New Roman" w:hAnsi="Times New Roman" w:cs="Times New Roman"/>
        </w:rPr>
        <w:t>allopian tubes that will not allow the egg and sperm to meet</w:t>
      </w:r>
      <w:r w:rsidR="6370F624" w:rsidRPr="00986499">
        <w:rPr>
          <w:rFonts w:ascii="Times New Roman" w:hAnsi="Times New Roman" w:cs="Times New Roman"/>
        </w:rPr>
        <w:t xml:space="preserve"> due to diseases such as PID caused by ST</w:t>
      </w:r>
      <w:r w:rsidR="42AD00D9" w:rsidRPr="00986499">
        <w:rPr>
          <w:rFonts w:ascii="Times New Roman" w:hAnsi="Times New Roman" w:cs="Times New Roman"/>
        </w:rPr>
        <w:t>D</w:t>
      </w:r>
      <w:r w:rsidR="6370F624" w:rsidRPr="00986499">
        <w:rPr>
          <w:rFonts w:ascii="Times New Roman" w:hAnsi="Times New Roman" w:cs="Times New Roman"/>
        </w:rPr>
        <w:t>s</w:t>
      </w:r>
      <w:r w:rsidR="0961624B" w:rsidRPr="00986499">
        <w:rPr>
          <w:rFonts w:ascii="Times New Roman" w:hAnsi="Times New Roman" w:cs="Times New Roman"/>
        </w:rPr>
        <w:t xml:space="preserve"> like chlamydia and gonnorhea</w:t>
      </w:r>
      <w:hyperlink r:id="rId16">
        <w:r w:rsidR="7D124DBE" w:rsidRPr="00986499">
          <w:rPr>
            <w:rStyle w:val="Hyperlink"/>
            <w:rFonts w:ascii="Times New Roman" w:hAnsi="Times New Roman" w:cs="Times New Roman"/>
            <w:vertAlign w:val="superscript"/>
          </w:rPr>
          <w:t>5</w:t>
        </w:r>
      </w:hyperlink>
      <w:r w:rsidR="7D124DBE" w:rsidRPr="00986499">
        <w:rPr>
          <w:rFonts w:ascii="Times New Roman" w:hAnsi="Times New Roman" w:cs="Times New Roman"/>
        </w:rPr>
        <w:t xml:space="preserve">. </w:t>
      </w:r>
      <w:r w:rsidR="0D96674D" w:rsidRPr="00986499">
        <w:rPr>
          <w:rFonts w:ascii="Times New Roman" w:hAnsi="Times New Roman" w:cs="Times New Roman"/>
        </w:rPr>
        <w:t xml:space="preserve">Since PID is often asymptomatic, many women go undiagnosed resulting in </w:t>
      </w:r>
      <w:r w:rsidR="5124F60A" w:rsidRPr="00986499">
        <w:rPr>
          <w:rFonts w:ascii="Times New Roman" w:hAnsi="Times New Roman" w:cs="Times New Roman"/>
        </w:rPr>
        <w:lastRenderedPageBreak/>
        <w:t>increased rates of undiagnosed tubal infertility and ultimately causing women to not be able to have children</w:t>
      </w:r>
      <w:hyperlink r:id="rId17">
        <w:r w:rsidR="526B5397" w:rsidRPr="00986499">
          <w:rPr>
            <w:rStyle w:val="Hyperlink"/>
            <w:rFonts w:ascii="Times New Roman" w:hAnsi="Times New Roman" w:cs="Times New Roman"/>
            <w:vertAlign w:val="superscript"/>
          </w:rPr>
          <w:t>6</w:t>
        </w:r>
      </w:hyperlink>
      <w:r w:rsidR="526B5397" w:rsidRPr="00986499">
        <w:rPr>
          <w:rFonts w:ascii="Times New Roman" w:hAnsi="Times New Roman" w:cs="Times New Roman"/>
        </w:rPr>
        <w:t>.</w:t>
      </w:r>
      <w:r w:rsidR="4D953757" w:rsidRPr="00986499">
        <w:rPr>
          <w:rFonts w:ascii="Times New Roman" w:hAnsi="Times New Roman" w:cs="Times New Roman"/>
        </w:rPr>
        <w:t xml:space="preserve"> The most reliable method for diagnosing PID is through a </w:t>
      </w:r>
      <w:r w:rsidR="20BB4C12" w:rsidRPr="00986499">
        <w:rPr>
          <w:rFonts w:ascii="Times New Roman" w:hAnsi="Times New Roman" w:cs="Times New Roman"/>
        </w:rPr>
        <w:t>laparoscopy</w:t>
      </w:r>
      <w:r w:rsidR="05E1065D" w:rsidRPr="00986499">
        <w:rPr>
          <w:rFonts w:ascii="Times New Roman" w:hAnsi="Times New Roman" w:cs="Times New Roman"/>
        </w:rPr>
        <w:t xml:space="preserve"> since it allows doctors to directly visualize the fallopian tubes and surrounding organs for signs of inflammation, adhesions, and pus</w:t>
      </w:r>
      <w:r w:rsidR="4D953757" w:rsidRPr="00986499">
        <w:rPr>
          <w:rFonts w:ascii="Times New Roman" w:hAnsi="Times New Roman" w:cs="Times New Roman"/>
        </w:rPr>
        <w:t xml:space="preserve">, </w:t>
      </w:r>
      <w:r w:rsidR="5854E3FC" w:rsidRPr="00986499">
        <w:rPr>
          <w:rFonts w:ascii="Times New Roman" w:hAnsi="Times New Roman" w:cs="Times New Roman"/>
        </w:rPr>
        <w:t xml:space="preserve">however it has the </w:t>
      </w:r>
      <w:r w:rsidR="3B0FFFAA" w:rsidRPr="00986499">
        <w:rPr>
          <w:rFonts w:ascii="Times New Roman" w:hAnsi="Times New Roman" w:cs="Times New Roman"/>
        </w:rPr>
        <w:t>disadvantage</w:t>
      </w:r>
      <w:r w:rsidR="5854E3FC" w:rsidRPr="00986499">
        <w:rPr>
          <w:rFonts w:ascii="Times New Roman" w:hAnsi="Times New Roman" w:cs="Times New Roman"/>
        </w:rPr>
        <w:t xml:space="preserve"> of requiring general anesthesia; which can be extremely costly for many individuals</w:t>
      </w:r>
      <w:r w:rsidR="586F5C03" w:rsidRPr="00986499">
        <w:rPr>
          <w:rFonts w:ascii="Times New Roman" w:hAnsi="Times New Roman" w:cs="Times New Roman"/>
        </w:rPr>
        <w:t xml:space="preserve"> and presents medical risks</w:t>
      </w:r>
      <w:hyperlink r:id="rId18">
        <w:r w:rsidR="08BE4B09" w:rsidRPr="00986499">
          <w:rPr>
            <w:rStyle w:val="Hyperlink"/>
            <w:rFonts w:ascii="Times New Roman" w:hAnsi="Times New Roman" w:cs="Times New Roman"/>
            <w:vertAlign w:val="superscript"/>
          </w:rPr>
          <w:t>7</w:t>
        </w:r>
      </w:hyperlink>
      <w:r w:rsidR="08BE4B09" w:rsidRPr="00986499">
        <w:rPr>
          <w:rFonts w:ascii="Times New Roman" w:hAnsi="Times New Roman" w:cs="Times New Roman"/>
        </w:rPr>
        <w:t>.</w:t>
      </w:r>
      <w:r w:rsidR="2613ACC1" w:rsidRPr="00986499">
        <w:rPr>
          <w:rFonts w:ascii="Times New Roman" w:hAnsi="Times New Roman" w:cs="Times New Roman"/>
        </w:rPr>
        <w:t xml:space="preserve"> </w:t>
      </w:r>
      <w:r w:rsidR="42C905FB" w:rsidRPr="00986499">
        <w:rPr>
          <w:rFonts w:ascii="Times New Roman" w:hAnsi="Times New Roman" w:cs="Times New Roman"/>
        </w:rPr>
        <w:t xml:space="preserve"> </w:t>
      </w:r>
      <w:r w:rsidR="28BB281C" w:rsidRPr="00986499">
        <w:rPr>
          <w:rFonts w:ascii="Times New Roman" w:hAnsi="Times New Roman" w:cs="Times New Roman"/>
        </w:rPr>
        <w:t>Longitudinal data indicate that</w:t>
      </w:r>
      <w:r w:rsidR="06F051ED" w:rsidRPr="00986499">
        <w:rPr>
          <w:rFonts w:ascii="Times New Roman" w:hAnsi="Times New Roman" w:cs="Times New Roman"/>
        </w:rPr>
        <w:t xml:space="preserve"> during a laparoscopic check-up</w:t>
      </w:r>
      <w:r w:rsidR="28BB281C" w:rsidRPr="00986499">
        <w:rPr>
          <w:rFonts w:ascii="Times New Roman" w:hAnsi="Times New Roman" w:cs="Times New Roman"/>
        </w:rPr>
        <w:t xml:space="preserve"> after a documented episode of PID, as many as 40% of women </w:t>
      </w:r>
      <w:r w:rsidR="2D86CE06" w:rsidRPr="00986499">
        <w:rPr>
          <w:rFonts w:ascii="Times New Roman" w:hAnsi="Times New Roman" w:cs="Times New Roman"/>
        </w:rPr>
        <w:t xml:space="preserve">who </w:t>
      </w:r>
      <w:r w:rsidR="13D93CD8" w:rsidRPr="00986499">
        <w:rPr>
          <w:rFonts w:ascii="Times New Roman" w:hAnsi="Times New Roman" w:cs="Times New Roman"/>
        </w:rPr>
        <w:t xml:space="preserve">reported </w:t>
      </w:r>
      <w:r w:rsidR="28BB281C" w:rsidRPr="00986499">
        <w:rPr>
          <w:rFonts w:ascii="Times New Roman" w:hAnsi="Times New Roman" w:cs="Times New Roman"/>
        </w:rPr>
        <w:t>not u</w:t>
      </w:r>
      <w:r w:rsidR="50A0DD0B" w:rsidRPr="00986499">
        <w:rPr>
          <w:rFonts w:ascii="Times New Roman" w:hAnsi="Times New Roman" w:cs="Times New Roman"/>
        </w:rPr>
        <w:t>sing safe sex contraception were infertile 2-9 years later</w:t>
      </w:r>
      <w:r w:rsidR="2D52E3DA" w:rsidRPr="00986499">
        <w:rPr>
          <w:rFonts w:ascii="Times New Roman" w:hAnsi="Times New Roman" w:cs="Times New Roman"/>
        </w:rPr>
        <w:t xml:space="preserve"> and displayed tubal </w:t>
      </w:r>
      <w:r w:rsidR="4F3D9737" w:rsidRPr="00986499">
        <w:rPr>
          <w:rFonts w:ascii="Times New Roman" w:hAnsi="Times New Roman" w:cs="Times New Roman"/>
        </w:rPr>
        <w:t>adhesions</w:t>
      </w:r>
      <w:r w:rsidR="2D52E3DA" w:rsidRPr="00986499">
        <w:rPr>
          <w:rFonts w:ascii="Times New Roman" w:hAnsi="Times New Roman" w:cs="Times New Roman"/>
        </w:rPr>
        <w:t xml:space="preserve"> due to PID</w:t>
      </w:r>
      <w:hyperlink r:id="rId19">
        <w:r w:rsidR="70D1B01B" w:rsidRPr="00986499">
          <w:rPr>
            <w:rStyle w:val="Hyperlink"/>
            <w:rFonts w:ascii="Times New Roman" w:hAnsi="Times New Roman" w:cs="Times New Roman"/>
            <w:vertAlign w:val="superscript"/>
          </w:rPr>
          <w:t>8</w:t>
        </w:r>
      </w:hyperlink>
      <w:r w:rsidR="19DA3D90" w:rsidRPr="00986499">
        <w:rPr>
          <w:rFonts w:ascii="Times New Roman" w:hAnsi="Times New Roman" w:cs="Times New Roman"/>
        </w:rPr>
        <w:t xml:space="preserve">. </w:t>
      </w:r>
      <w:r w:rsidR="6A3EE764" w:rsidRPr="00986499">
        <w:rPr>
          <w:rFonts w:ascii="Times New Roman" w:hAnsi="Times New Roman" w:cs="Times New Roman"/>
        </w:rPr>
        <w:t xml:space="preserve">Risk of infertility due to PID often increased with repeated or untreated episodes due to delays in seeking </w:t>
      </w:r>
      <w:proofErr w:type="gramStart"/>
      <w:r w:rsidR="6A3EE764" w:rsidRPr="00986499">
        <w:rPr>
          <w:rFonts w:ascii="Times New Roman" w:hAnsi="Times New Roman" w:cs="Times New Roman"/>
        </w:rPr>
        <w:t>care;</w:t>
      </w:r>
      <w:proofErr w:type="gramEnd"/>
      <w:r w:rsidR="6A3EE764" w:rsidRPr="00986499">
        <w:rPr>
          <w:rFonts w:ascii="Times New Roman" w:hAnsi="Times New Roman" w:cs="Times New Roman"/>
        </w:rPr>
        <w:t xml:space="preserve"> which can often be due to the lack of access to care or health insurance status. </w:t>
      </w:r>
      <w:r w:rsidR="60966F59" w:rsidRPr="00986499">
        <w:rPr>
          <w:rFonts w:ascii="Times New Roman" w:eastAsia="Times New Roman" w:hAnsi="Times New Roman" w:cs="Times New Roman"/>
        </w:rPr>
        <w:t>However, despite the well-established biological link between PID and infertility, recent population-based estimates remain limited; ultimately highlighting the need for updated analysis using contemporary, nationally representative data.</w:t>
      </w:r>
    </w:p>
    <w:p w14:paraId="18F91D4D" w14:textId="37E635E3" w:rsidR="00F002DC" w:rsidRPr="00986499" w:rsidRDefault="37BF50A2" w:rsidP="00986499">
      <w:pPr>
        <w:spacing w:before="100" w:beforeAutospacing="1" w:after="100" w:afterAutospacing="1" w:line="360" w:lineRule="auto"/>
        <w:ind w:firstLine="720"/>
        <w:rPr>
          <w:rFonts w:ascii="Times New Roman" w:hAnsi="Times New Roman" w:cs="Times New Roman"/>
          <w:b/>
          <w:bCs/>
          <w:i/>
          <w:iCs/>
        </w:rPr>
      </w:pPr>
      <w:r w:rsidRPr="00986499">
        <w:rPr>
          <w:rFonts w:ascii="Times New Roman" w:hAnsi="Times New Roman" w:cs="Times New Roman"/>
          <w:b/>
          <w:bCs/>
          <w:i/>
          <w:iCs/>
        </w:rPr>
        <w:t xml:space="preserve">Socioeconomic </w:t>
      </w:r>
      <w:r w:rsidR="76DD09C4" w:rsidRPr="00986499">
        <w:rPr>
          <w:rFonts w:ascii="Times New Roman" w:hAnsi="Times New Roman" w:cs="Times New Roman"/>
          <w:b/>
          <w:bCs/>
          <w:i/>
          <w:iCs/>
        </w:rPr>
        <w:t>Status</w:t>
      </w:r>
      <w:r w:rsidR="28471C86" w:rsidRPr="00986499">
        <w:rPr>
          <w:rFonts w:ascii="Times New Roman" w:hAnsi="Times New Roman" w:cs="Times New Roman"/>
          <w:b/>
          <w:bCs/>
          <w:i/>
          <w:iCs/>
        </w:rPr>
        <w:t xml:space="preserve">, </w:t>
      </w:r>
      <w:r w:rsidR="3CA777BD" w:rsidRPr="00986499">
        <w:rPr>
          <w:rFonts w:ascii="Times New Roman" w:hAnsi="Times New Roman" w:cs="Times New Roman"/>
          <w:b/>
          <w:bCs/>
          <w:i/>
          <w:iCs/>
        </w:rPr>
        <w:t>Ethnicity</w:t>
      </w:r>
      <w:r w:rsidR="294A6748" w:rsidRPr="00986499">
        <w:rPr>
          <w:rFonts w:ascii="Times New Roman" w:hAnsi="Times New Roman" w:cs="Times New Roman"/>
          <w:b/>
          <w:bCs/>
          <w:i/>
          <w:iCs/>
        </w:rPr>
        <w:t>, &amp; Insurance</w:t>
      </w:r>
    </w:p>
    <w:p w14:paraId="336335E0" w14:textId="374F5765" w:rsidR="00F002DC" w:rsidRPr="00986499" w:rsidRDefault="575849E5" w:rsidP="00986499">
      <w:pPr>
        <w:spacing w:before="100" w:beforeAutospacing="1" w:after="100" w:afterAutospacing="1" w:line="360" w:lineRule="auto"/>
        <w:ind w:firstLine="720"/>
        <w:rPr>
          <w:rFonts w:ascii="Times New Roman" w:hAnsi="Times New Roman" w:cs="Times New Roman"/>
        </w:rPr>
      </w:pPr>
      <w:r w:rsidRPr="00986499">
        <w:rPr>
          <w:rFonts w:ascii="Times New Roman" w:hAnsi="Times New Roman" w:cs="Times New Roman"/>
        </w:rPr>
        <w:t>Beyond its clinical consequences, PID also imposes a substantial economic burden on many women. I</w:t>
      </w:r>
      <w:r w:rsidR="331D42D0" w:rsidRPr="00986499">
        <w:rPr>
          <w:rFonts w:ascii="Times New Roman" w:hAnsi="Times New Roman" w:cs="Times New Roman"/>
        </w:rPr>
        <w:t xml:space="preserve">n the United States, the cost of treating PID is high, with direct expenses for acute </w:t>
      </w:r>
      <w:r w:rsidR="095173E5" w:rsidRPr="00986499">
        <w:rPr>
          <w:rFonts w:ascii="Times New Roman" w:hAnsi="Times New Roman" w:cs="Times New Roman"/>
        </w:rPr>
        <w:t xml:space="preserve">care and </w:t>
      </w:r>
      <w:r w:rsidR="0F15BE4E" w:rsidRPr="00986499">
        <w:rPr>
          <w:rFonts w:ascii="Times New Roman" w:hAnsi="Times New Roman" w:cs="Times New Roman"/>
        </w:rPr>
        <w:t>long-term</w:t>
      </w:r>
      <w:r w:rsidR="095173E5" w:rsidRPr="00986499">
        <w:rPr>
          <w:rFonts w:ascii="Times New Roman" w:hAnsi="Times New Roman" w:cs="Times New Roman"/>
        </w:rPr>
        <w:t xml:space="preserve"> </w:t>
      </w:r>
      <w:r w:rsidR="3F6466AF" w:rsidRPr="00986499">
        <w:rPr>
          <w:rFonts w:ascii="Times New Roman" w:hAnsi="Times New Roman" w:cs="Times New Roman"/>
        </w:rPr>
        <w:t>effects</w:t>
      </w:r>
      <w:r w:rsidR="683C305E" w:rsidRPr="00986499">
        <w:rPr>
          <w:rFonts w:ascii="Times New Roman" w:hAnsi="Times New Roman" w:cs="Times New Roman"/>
        </w:rPr>
        <w:t xml:space="preserve"> were estimated at nearly $2 billion </w:t>
      </w:r>
      <w:r w:rsidR="51DAE86C" w:rsidRPr="00986499">
        <w:rPr>
          <w:rFonts w:ascii="Times New Roman" w:hAnsi="Times New Roman" w:cs="Times New Roman"/>
        </w:rPr>
        <w:t>in 1998</w:t>
      </w:r>
      <w:hyperlink r:id="rId20">
        <w:r w:rsidR="7D710B7F" w:rsidRPr="00986499">
          <w:rPr>
            <w:rStyle w:val="Hyperlink"/>
            <w:rFonts w:ascii="Times New Roman" w:hAnsi="Times New Roman" w:cs="Times New Roman"/>
            <w:vertAlign w:val="superscript"/>
          </w:rPr>
          <w:t>9</w:t>
        </w:r>
      </w:hyperlink>
      <w:r w:rsidR="46FD274C" w:rsidRPr="00986499">
        <w:rPr>
          <w:rFonts w:ascii="Times New Roman" w:hAnsi="Times New Roman" w:cs="Times New Roman"/>
        </w:rPr>
        <w:t xml:space="preserve">. </w:t>
      </w:r>
      <w:r w:rsidR="006C029F" w:rsidRPr="00986499">
        <w:rPr>
          <w:rFonts w:ascii="Times New Roman" w:hAnsi="Times New Roman" w:cs="Times New Roman"/>
        </w:rPr>
        <w:t>Women, compared to men, more frequently report cost-related barriers to care and have lower average incomes, which can limit access to reproductive health services</w:t>
      </w:r>
      <w:r w:rsidR="006C029F" w:rsidRPr="00986499">
        <w:t xml:space="preserve"> </w:t>
      </w:r>
      <w:hyperlink r:id="rId21">
        <w:r w:rsidR="793211AC" w:rsidRPr="00986499">
          <w:rPr>
            <w:rStyle w:val="Hyperlink"/>
            <w:rFonts w:ascii="Times New Roman" w:hAnsi="Times New Roman" w:cs="Times New Roman"/>
            <w:vertAlign w:val="superscript"/>
          </w:rPr>
          <w:t>10</w:t>
        </w:r>
      </w:hyperlink>
      <w:r w:rsidR="6BDB5F9E" w:rsidRPr="00986499">
        <w:rPr>
          <w:rFonts w:ascii="Times New Roman" w:hAnsi="Times New Roman" w:cs="Times New Roman"/>
        </w:rPr>
        <w:t>. This contributes to one of the reasons why many women of lower socioeconomic status may have a higher risk of undiagnosed PID and infertility due to the disease.</w:t>
      </w:r>
      <w:r w:rsidR="60DEB6B5" w:rsidRPr="00986499">
        <w:rPr>
          <w:rFonts w:ascii="Times New Roman" w:hAnsi="Times New Roman" w:cs="Times New Roman"/>
        </w:rPr>
        <w:t xml:space="preserve"> </w:t>
      </w:r>
      <w:r w:rsidR="58946B34" w:rsidRPr="00986499">
        <w:rPr>
          <w:rFonts w:ascii="Times New Roman" w:hAnsi="Times New Roman" w:cs="Times New Roman"/>
        </w:rPr>
        <w:t xml:space="preserve">Reports have </w:t>
      </w:r>
      <w:r w:rsidR="7960CFFD" w:rsidRPr="00986499">
        <w:rPr>
          <w:rFonts w:ascii="Times New Roman" w:hAnsi="Times New Roman" w:cs="Times New Roman"/>
        </w:rPr>
        <w:t xml:space="preserve">also </w:t>
      </w:r>
      <w:r w:rsidR="58946B34" w:rsidRPr="00986499">
        <w:rPr>
          <w:rFonts w:ascii="Times New Roman" w:hAnsi="Times New Roman" w:cs="Times New Roman"/>
        </w:rPr>
        <w:t xml:space="preserve">found that the average lifetime cost per person in America for PID is approximately $2,150 </w:t>
      </w:r>
      <w:r w:rsidR="1CFE763D" w:rsidRPr="00986499">
        <w:rPr>
          <w:rFonts w:ascii="Times New Roman" w:hAnsi="Times New Roman" w:cs="Times New Roman"/>
        </w:rPr>
        <w:t xml:space="preserve">per episode </w:t>
      </w:r>
      <w:r w:rsidR="58946B34" w:rsidRPr="00986499">
        <w:rPr>
          <w:rFonts w:ascii="Times New Roman" w:hAnsi="Times New Roman" w:cs="Times New Roman"/>
        </w:rPr>
        <w:t>and may increase significantly i</w:t>
      </w:r>
      <w:r w:rsidR="44D16A95" w:rsidRPr="00986499">
        <w:rPr>
          <w:rFonts w:ascii="Times New Roman" w:hAnsi="Times New Roman" w:cs="Times New Roman"/>
        </w:rPr>
        <w:t>f</w:t>
      </w:r>
      <w:r w:rsidR="58946B34" w:rsidRPr="00986499">
        <w:rPr>
          <w:rFonts w:ascii="Times New Roman" w:hAnsi="Times New Roman" w:cs="Times New Roman"/>
        </w:rPr>
        <w:t xml:space="preserve"> further health complications occur</w:t>
      </w:r>
      <w:r w:rsidR="05D4793B" w:rsidRPr="00986499">
        <w:rPr>
          <w:rFonts w:ascii="Times New Roman" w:hAnsi="Times New Roman" w:cs="Times New Roman"/>
        </w:rPr>
        <w:t xml:space="preserve"> such as hospital visit costs, procedures, or infertility treatment</w:t>
      </w:r>
      <w:hyperlink r:id="rId22" w:anchor="R6">
        <w:r w:rsidR="58946B34" w:rsidRPr="00986499">
          <w:rPr>
            <w:rStyle w:val="Hyperlink"/>
            <w:rFonts w:ascii="Times New Roman" w:hAnsi="Times New Roman" w:cs="Times New Roman"/>
            <w:vertAlign w:val="superscript"/>
          </w:rPr>
          <w:t>11</w:t>
        </w:r>
      </w:hyperlink>
      <w:r w:rsidR="58946B34" w:rsidRPr="00986499">
        <w:rPr>
          <w:rFonts w:ascii="Times New Roman" w:hAnsi="Times New Roman" w:cs="Times New Roman"/>
        </w:rPr>
        <w:t xml:space="preserve">. </w:t>
      </w:r>
      <w:r w:rsidR="027DB628" w:rsidRPr="00986499">
        <w:rPr>
          <w:rFonts w:ascii="Times New Roman" w:hAnsi="Times New Roman" w:cs="Times New Roman"/>
        </w:rPr>
        <w:t xml:space="preserve">Although women may have insurance, due to limited coverage this may cause many women to pay out of </w:t>
      </w:r>
      <w:r w:rsidR="00FA2693" w:rsidRPr="00986499">
        <w:rPr>
          <w:rFonts w:ascii="Times New Roman" w:hAnsi="Times New Roman" w:cs="Times New Roman"/>
        </w:rPr>
        <w:t>pocket,</w:t>
      </w:r>
      <w:r w:rsidR="027DB628" w:rsidRPr="00986499">
        <w:rPr>
          <w:rFonts w:ascii="Times New Roman" w:hAnsi="Times New Roman" w:cs="Times New Roman"/>
        </w:rPr>
        <w:t xml:space="preserve"> which can be troublesome if they cannot afford it and causes women to avoid seeking healthcare. Additionally, i</w:t>
      </w:r>
      <w:r w:rsidR="4744865B" w:rsidRPr="00986499">
        <w:rPr>
          <w:rFonts w:ascii="Times New Roman" w:hAnsi="Times New Roman" w:cs="Times New Roman"/>
        </w:rPr>
        <w:t>t is important to note that ethnicity does not solely cause</w:t>
      </w:r>
      <w:r w:rsidR="4BF551AE" w:rsidRPr="00986499">
        <w:rPr>
          <w:rFonts w:ascii="Times New Roman" w:hAnsi="Times New Roman" w:cs="Times New Roman"/>
        </w:rPr>
        <w:t xml:space="preserve"> susceptibility to PID</w:t>
      </w:r>
      <w:r w:rsidR="3E087555" w:rsidRPr="00986499">
        <w:rPr>
          <w:rFonts w:ascii="Times New Roman" w:hAnsi="Times New Roman" w:cs="Times New Roman"/>
        </w:rPr>
        <w:t xml:space="preserve"> and leads to infertility,</w:t>
      </w:r>
      <w:r w:rsidR="4BF551AE" w:rsidRPr="00986499">
        <w:rPr>
          <w:rFonts w:ascii="Times New Roman" w:hAnsi="Times New Roman" w:cs="Times New Roman"/>
        </w:rPr>
        <w:t xml:space="preserve"> however different socioeconomic statuses (neighborhoods, healthcare access, economic stability) and health inequities c</w:t>
      </w:r>
      <w:r w:rsidR="0FB15745" w:rsidRPr="00986499">
        <w:rPr>
          <w:rFonts w:ascii="Times New Roman" w:hAnsi="Times New Roman" w:cs="Times New Roman"/>
        </w:rPr>
        <w:t xml:space="preserve">ontribute to </w:t>
      </w:r>
      <w:r w:rsidR="00256405" w:rsidRPr="00986499">
        <w:rPr>
          <w:rFonts w:ascii="Times New Roman" w:hAnsi="Times New Roman" w:cs="Times New Roman"/>
        </w:rPr>
        <w:t>affording treatment</w:t>
      </w:r>
      <w:hyperlink r:id="rId23" w:anchor="R9">
        <w:r w:rsidR="0FB15745" w:rsidRPr="00986499">
          <w:rPr>
            <w:rStyle w:val="Hyperlink"/>
            <w:rFonts w:ascii="Times New Roman" w:hAnsi="Times New Roman" w:cs="Times New Roman"/>
            <w:vertAlign w:val="superscript"/>
          </w:rPr>
          <w:t>11</w:t>
        </w:r>
      </w:hyperlink>
      <w:r w:rsidR="0FB15745" w:rsidRPr="00986499">
        <w:rPr>
          <w:rFonts w:ascii="Times New Roman" w:hAnsi="Times New Roman" w:cs="Times New Roman"/>
        </w:rPr>
        <w:t>.</w:t>
      </w:r>
      <w:r w:rsidR="0B11A85E" w:rsidRPr="00986499">
        <w:rPr>
          <w:rFonts w:ascii="Times New Roman" w:hAnsi="Times New Roman" w:cs="Times New Roman"/>
        </w:rPr>
        <w:t xml:space="preserve"> Many women go undiagnosed with PID not only because they are </w:t>
      </w:r>
      <w:r w:rsidR="0B11A85E" w:rsidRPr="00986499">
        <w:rPr>
          <w:rFonts w:ascii="Times New Roman" w:hAnsi="Times New Roman" w:cs="Times New Roman"/>
        </w:rPr>
        <w:lastRenderedPageBreak/>
        <w:t>asymptomatic, but because they lack access to care or insurance coverage due to their socioeconomic status or neighborhood t</w:t>
      </w:r>
      <w:r w:rsidR="7C4F4ED6" w:rsidRPr="00986499">
        <w:rPr>
          <w:rFonts w:ascii="Times New Roman" w:hAnsi="Times New Roman" w:cs="Times New Roman"/>
        </w:rPr>
        <w:t xml:space="preserve">hey reside in. </w:t>
      </w:r>
    </w:p>
    <w:p w14:paraId="712C524D" w14:textId="0698F764" w:rsidR="00F002DC" w:rsidRPr="00986499" w:rsidRDefault="246A3068" w:rsidP="00986499">
      <w:pPr>
        <w:spacing w:before="240" w:after="240" w:line="360" w:lineRule="auto"/>
        <w:ind w:firstLine="720"/>
        <w:rPr>
          <w:rFonts w:ascii="Times New Roman" w:eastAsia="Times New Roman" w:hAnsi="Times New Roman" w:cs="Times New Roman"/>
        </w:rPr>
      </w:pPr>
      <w:r w:rsidRPr="00986499">
        <w:rPr>
          <w:rFonts w:ascii="Times New Roman" w:eastAsia="Times New Roman" w:hAnsi="Times New Roman" w:cs="Times New Roman"/>
        </w:rPr>
        <w:t>Building on these socioeconomic patterns, poverty income ratio (PIR) directly connects to a woman’s history of PID being associat</w:t>
      </w:r>
      <w:r w:rsidR="526BE241" w:rsidRPr="00986499">
        <w:rPr>
          <w:rFonts w:ascii="Times New Roman" w:eastAsia="Times New Roman" w:hAnsi="Times New Roman" w:cs="Times New Roman"/>
        </w:rPr>
        <w:t>ed</w:t>
      </w:r>
      <w:r w:rsidRPr="00986499">
        <w:rPr>
          <w:rFonts w:ascii="Times New Roman" w:eastAsia="Times New Roman" w:hAnsi="Times New Roman" w:cs="Times New Roman"/>
        </w:rPr>
        <w:t xml:space="preserve"> with infertility. PIR is relevant because women with fewer economic resources face greater barriers to </w:t>
      </w:r>
      <w:r w:rsidR="7B351CED" w:rsidRPr="00986499">
        <w:rPr>
          <w:rFonts w:ascii="Times New Roman" w:eastAsia="Times New Roman" w:hAnsi="Times New Roman" w:cs="Times New Roman"/>
        </w:rPr>
        <w:t>STI screenings and PID treatment, which increases the likelihood of untreated infection and subsequent tubal damage</w:t>
      </w:r>
      <w:hyperlink r:id="rId24">
        <w:r w:rsidR="07D017B9" w:rsidRPr="00986499">
          <w:rPr>
            <w:rStyle w:val="Hyperlink"/>
            <w:rFonts w:ascii="Times New Roman" w:eastAsia="Times New Roman" w:hAnsi="Times New Roman" w:cs="Times New Roman"/>
            <w:vertAlign w:val="superscript"/>
          </w:rPr>
          <w:t>12</w:t>
        </w:r>
      </w:hyperlink>
      <w:r w:rsidR="07D017B9" w:rsidRPr="00986499">
        <w:rPr>
          <w:rFonts w:ascii="Times New Roman" w:eastAsia="Times New Roman" w:hAnsi="Times New Roman" w:cs="Times New Roman"/>
        </w:rPr>
        <w:t xml:space="preserve">. </w:t>
      </w:r>
      <w:r w:rsidR="7B351CED" w:rsidRPr="00986499">
        <w:rPr>
          <w:rFonts w:ascii="Times New Roman" w:eastAsia="Times New Roman" w:hAnsi="Times New Roman" w:cs="Times New Roman"/>
        </w:rPr>
        <w:t xml:space="preserve">Additionally, limited resources can also reduce </w:t>
      </w:r>
      <w:r w:rsidR="67AACB34" w:rsidRPr="00986499">
        <w:rPr>
          <w:rFonts w:ascii="Times New Roman" w:eastAsia="Times New Roman" w:hAnsi="Times New Roman" w:cs="Times New Roman"/>
        </w:rPr>
        <w:t>acc</w:t>
      </w:r>
      <w:r w:rsidR="7B351CED" w:rsidRPr="00986499">
        <w:rPr>
          <w:rFonts w:ascii="Times New Roman" w:eastAsia="Times New Roman" w:hAnsi="Times New Roman" w:cs="Times New Roman"/>
        </w:rPr>
        <w:t xml:space="preserve">ess to infertility evaluation, ultimately </w:t>
      </w:r>
      <w:r w:rsidR="724298DB" w:rsidRPr="00986499">
        <w:rPr>
          <w:rFonts w:ascii="Times New Roman" w:eastAsia="Times New Roman" w:hAnsi="Times New Roman" w:cs="Times New Roman"/>
        </w:rPr>
        <w:t>lowering</w:t>
      </w:r>
      <w:r w:rsidR="7B351CED" w:rsidRPr="00986499">
        <w:rPr>
          <w:rFonts w:ascii="Times New Roman" w:eastAsia="Times New Roman" w:hAnsi="Times New Roman" w:cs="Times New Roman"/>
        </w:rPr>
        <w:t xml:space="preserve"> the </w:t>
      </w:r>
      <w:r w:rsidR="57B4DDE0" w:rsidRPr="00986499">
        <w:rPr>
          <w:rFonts w:ascii="Times New Roman" w:eastAsia="Times New Roman" w:hAnsi="Times New Roman" w:cs="Times New Roman"/>
        </w:rPr>
        <w:t>chance</w:t>
      </w:r>
      <w:r w:rsidR="60EAA6E5" w:rsidRPr="00986499">
        <w:rPr>
          <w:rFonts w:ascii="Times New Roman" w:eastAsia="Times New Roman" w:hAnsi="Times New Roman" w:cs="Times New Roman"/>
        </w:rPr>
        <w:t xml:space="preserve"> that infertility is diagnosed and medically recorded.</w:t>
      </w:r>
      <w:r w:rsidR="4953F8E2" w:rsidRPr="00986499">
        <w:rPr>
          <w:rFonts w:ascii="Times New Roman" w:eastAsia="Times New Roman" w:hAnsi="Times New Roman" w:cs="Times New Roman"/>
        </w:rPr>
        <w:t xml:space="preserve"> </w:t>
      </w:r>
      <w:r w:rsidR="20DDE71B" w:rsidRPr="00986499">
        <w:rPr>
          <w:rFonts w:ascii="Times New Roman" w:eastAsia="Times New Roman" w:hAnsi="Times New Roman" w:cs="Times New Roman"/>
        </w:rPr>
        <w:t>Evidence has reported that PIR and its relationship to infertility may vary by age</w:t>
      </w:r>
      <w:r w:rsidR="7D422CA3" w:rsidRPr="00986499">
        <w:rPr>
          <w:rFonts w:ascii="Times New Roman" w:eastAsia="Times New Roman" w:hAnsi="Times New Roman" w:cs="Times New Roman"/>
        </w:rPr>
        <w:t>, however higher PIR is associated with greater infertility prevalence among women in their mid-to late reproductive years</w:t>
      </w:r>
      <w:hyperlink r:id="rId25">
        <w:r w:rsidR="7D422CA3" w:rsidRPr="00986499">
          <w:rPr>
            <w:rStyle w:val="Hyperlink"/>
            <w:rFonts w:ascii="Times New Roman" w:eastAsia="Times New Roman" w:hAnsi="Times New Roman" w:cs="Times New Roman"/>
            <w:vertAlign w:val="superscript"/>
          </w:rPr>
          <w:t>12</w:t>
        </w:r>
      </w:hyperlink>
      <w:r w:rsidR="7D422CA3" w:rsidRPr="00986499">
        <w:rPr>
          <w:rFonts w:ascii="Times New Roman" w:eastAsia="Times New Roman" w:hAnsi="Times New Roman" w:cs="Times New Roman"/>
        </w:rPr>
        <w:t xml:space="preserve">. </w:t>
      </w:r>
      <w:r w:rsidR="45F29673" w:rsidRPr="00986499">
        <w:rPr>
          <w:rFonts w:ascii="Times New Roman" w:eastAsia="Times New Roman" w:hAnsi="Times New Roman" w:cs="Times New Roman"/>
        </w:rPr>
        <w:t xml:space="preserve"> </w:t>
      </w:r>
      <w:r w:rsidR="2F52790C" w:rsidRPr="00986499">
        <w:rPr>
          <w:rFonts w:ascii="Times New Roman" w:eastAsia="Times New Roman" w:hAnsi="Times New Roman" w:cs="Times New Roman"/>
        </w:rPr>
        <w:t xml:space="preserve">Also, if a woman faces a higher PIR rate, then she may not be able to afford insurance or alternate costs that may come after the healthcare visit for fertility treatment or PID; </w:t>
      </w:r>
      <w:r w:rsidR="18BF0295" w:rsidRPr="00986499">
        <w:rPr>
          <w:rFonts w:ascii="Times New Roman" w:eastAsia="Times New Roman" w:hAnsi="Times New Roman" w:cs="Times New Roman"/>
        </w:rPr>
        <w:t>therefore,</w:t>
      </w:r>
      <w:r w:rsidR="2F52790C" w:rsidRPr="00986499">
        <w:rPr>
          <w:rFonts w:ascii="Times New Roman" w:eastAsia="Times New Roman" w:hAnsi="Times New Roman" w:cs="Times New Roman"/>
        </w:rPr>
        <w:t xml:space="preserve"> she may choose to avoid seeking medical attention</w:t>
      </w:r>
      <w:r w:rsidR="37E386E6" w:rsidRPr="00986499">
        <w:rPr>
          <w:rFonts w:ascii="Times New Roman" w:eastAsia="Times New Roman" w:hAnsi="Times New Roman" w:cs="Times New Roman"/>
        </w:rPr>
        <w:t>.</w:t>
      </w:r>
      <w:r w:rsidR="0E747343" w:rsidRPr="00986499">
        <w:rPr>
          <w:rFonts w:ascii="Times New Roman" w:eastAsia="Times New Roman" w:hAnsi="Times New Roman" w:cs="Times New Roman"/>
        </w:rPr>
        <w:t xml:space="preserve"> Overall, socioeconomic disadvantages, especially low income and gaps in affordable insurance, limits access to STI screening, PID treatment, and infertility evaluation; leading to underdiagnosis of infertility related to PID.</w:t>
      </w:r>
    </w:p>
    <w:p w14:paraId="0F099D82" w14:textId="4F543572" w:rsidR="00F002DC" w:rsidRPr="00986499" w:rsidRDefault="3CA777BD" w:rsidP="00986499">
      <w:pPr>
        <w:spacing w:before="100" w:beforeAutospacing="1" w:after="100" w:afterAutospacing="1" w:line="360" w:lineRule="auto"/>
        <w:ind w:firstLine="720"/>
        <w:rPr>
          <w:rFonts w:ascii="Times New Roman" w:hAnsi="Times New Roman" w:cs="Times New Roman"/>
          <w:b/>
          <w:bCs/>
          <w:i/>
          <w:iCs/>
        </w:rPr>
      </w:pPr>
      <w:r w:rsidRPr="00986499">
        <w:rPr>
          <w:rFonts w:ascii="Times New Roman" w:hAnsi="Times New Roman" w:cs="Times New Roman"/>
          <w:b/>
          <w:bCs/>
          <w:i/>
          <w:iCs/>
        </w:rPr>
        <w:t xml:space="preserve">Access </w:t>
      </w:r>
      <w:r w:rsidR="4766480B" w:rsidRPr="00986499">
        <w:rPr>
          <w:rFonts w:ascii="Times New Roman" w:hAnsi="Times New Roman" w:cs="Times New Roman"/>
          <w:b/>
          <w:bCs/>
          <w:i/>
          <w:iCs/>
        </w:rPr>
        <w:t>T</w:t>
      </w:r>
      <w:r w:rsidRPr="00986499">
        <w:rPr>
          <w:rFonts w:ascii="Times New Roman" w:hAnsi="Times New Roman" w:cs="Times New Roman"/>
          <w:b/>
          <w:bCs/>
          <w:i/>
          <w:iCs/>
        </w:rPr>
        <w:t xml:space="preserve">o </w:t>
      </w:r>
      <w:r w:rsidR="6E774EB6" w:rsidRPr="00986499">
        <w:rPr>
          <w:rFonts w:ascii="Times New Roman" w:hAnsi="Times New Roman" w:cs="Times New Roman"/>
          <w:b/>
          <w:bCs/>
          <w:i/>
          <w:iCs/>
        </w:rPr>
        <w:t>C</w:t>
      </w:r>
      <w:r w:rsidRPr="00986499">
        <w:rPr>
          <w:rFonts w:ascii="Times New Roman" w:hAnsi="Times New Roman" w:cs="Times New Roman"/>
          <w:b/>
          <w:bCs/>
          <w:i/>
          <w:iCs/>
        </w:rPr>
        <w:t xml:space="preserve">are </w:t>
      </w:r>
    </w:p>
    <w:p w14:paraId="54328571" w14:textId="01EC45F3" w:rsidR="328FD26F" w:rsidRPr="00986499" w:rsidRDefault="4254B525" w:rsidP="00986499">
      <w:pPr>
        <w:spacing w:beforeAutospacing="1" w:afterAutospacing="1" w:line="360" w:lineRule="auto"/>
        <w:ind w:firstLine="720"/>
        <w:rPr>
          <w:rFonts w:ascii="Times New Roman" w:hAnsi="Times New Roman" w:cs="Times New Roman"/>
        </w:rPr>
      </w:pPr>
      <w:r w:rsidRPr="00986499">
        <w:rPr>
          <w:rFonts w:ascii="Times New Roman" w:hAnsi="Times New Roman" w:cs="Times New Roman"/>
        </w:rPr>
        <w:t xml:space="preserve">During </w:t>
      </w:r>
      <w:r w:rsidR="2287D1CA" w:rsidRPr="00986499">
        <w:rPr>
          <w:rFonts w:ascii="Times New Roman" w:hAnsi="Times New Roman" w:cs="Times New Roman"/>
        </w:rPr>
        <w:t>this</w:t>
      </w:r>
      <w:r w:rsidRPr="00986499">
        <w:rPr>
          <w:rFonts w:ascii="Times New Roman" w:hAnsi="Times New Roman" w:cs="Times New Roman"/>
        </w:rPr>
        <w:t xml:space="preserve"> study, it is important to note that the data being analyzed</w:t>
      </w:r>
      <w:r w:rsidR="5FB4AD77" w:rsidRPr="00986499">
        <w:rPr>
          <w:rFonts w:ascii="Times New Roman" w:hAnsi="Times New Roman" w:cs="Times New Roman"/>
        </w:rPr>
        <w:t xml:space="preserve"> occurred during the COVID-19 era towards the end of collection. </w:t>
      </w:r>
      <w:r w:rsidR="63CBBC71" w:rsidRPr="00986499">
        <w:rPr>
          <w:rFonts w:ascii="Times New Roman" w:hAnsi="Times New Roman" w:cs="Times New Roman"/>
        </w:rPr>
        <w:t>Early in the COVID-19 pandemic, sexual and reproductive health services were widely disrupted due to quarantine</w:t>
      </w:r>
      <w:hyperlink r:id="rId26">
        <w:r w:rsidR="2B216856" w:rsidRPr="00986499">
          <w:rPr>
            <w:rStyle w:val="Hyperlink"/>
            <w:rFonts w:ascii="Times New Roman" w:hAnsi="Times New Roman" w:cs="Times New Roman"/>
            <w:vertAlign w:val="superscript"/>
          </w:rPr>
          <w:t>13</w:t>
        </w:r>
      </w:hyperlink>
      <w:r w:rsidR="63CBBC71" w:rsidRPr="00986499">
        <w:rPr>
          <w:rFonts w:ascii="Times New Roman" w:hAnsi="Times New Roman" w:cs="Times New Roman"/>
        </w:rPr>
        <w:t xml:space="preserve">. This </w:t>
      </w:r>
      <w:r w:rsidR="3A3B774A" w:rsidRPr="00986499">
        <w:rPr>
          <w:rFonts w:ascii="Times New Roman" w:hAnsi="Times New Roman" w:cs="Times New Roman"/>
        </w:rPr>
        <w:t>nationwide</w:t>
      </w:r>
      <w:r w:rsidR="63CBBC71" w:rsidRPr="00986499">
        <w:rPr>
          <w:rFonts w:ascii="Times New Roman" w:hAnsi="Times New Roman" w:cs="Times New Roman"/>
        </w:rPr>
        <w:t xml:space="preserve"> lockdown resulted in reduced in-person clinic </w:t>
      </w:r>
      <w:r w:rsidR="20B3652B" w:rsidRPr="00986499">
        <w:rPr>
          <w:rFonts w:ascii="Times New Roman" w:hAnsi="Times New Roman" w:cs="Times New Roman"/>
        </w:rPr>
        <w:t>visits;</w:t>
      </w:r>
      <w:r w:rsidR="63CBBC71" w:rsidRPr="00986499">
        <w:rPr>
          <w:rFonts w:ascii="Times New Roman" w:hAnsi="Times New Roman" w:cs="Times New Roman"/>
        </w:rPr>
        <w:t xml:space="preserve"> routine screening was deferred, and patients faced barriers to accessing ti</w:t>
      </w:r>
      <w:r w:rsidR="770B120A" w:rsidRPr="00986499">
        <w:rPr>
          <w:rFonts w:ascii="Times New Roman" w:hAnsi="Times New Roman" w:cs="Times New Roman"/>
        </w:rPr>
        <w:t>mely evaluation and treatment</w:t>
      </w:r>
      <w:hyperlink r:id="rId27">
        <w:r w:rsidR="4DF08ED5" w:rsidRPr="00986499">
          <w:rPr>
            <w:rStyle w:val="Hyperlink"/>
            <w:rFonts w:ascii="Times New Roman" w:hAnsi="Times New Roman" w:cs="Times New Roman"/>
            <w:vertAlign w:val="superscript"/>
          </w:rPr>
          <w:t>13</w:t>
        </w:r>
      </w:hyperlink>
      <w:r w:rsidR="770B120A" w:rsidRPr="00986499">
        <w:rPr>
          <w:rFonts w:ascii="Times New Roman" w:hAnsi="Times New Roman" w:cs="Times New Roman"/>
        </w:rPr>
        <w:t>. Studies have reported sharp declines in STI testing and clinic encounters during Spring 2020</w:t>
      </w:r>
      <w:r w:rsidR="4ABC127F" w:rsidRPr="00986499">
        <w:rPr>
          <w:rFonts w:ascii="Times New Roman" w:hAnsi="Times New Roman" w:cs="Times New Roman"/>
        </w:rPr>
        <w:t xml:space="preserve">, with </w:t>
      </w:r>
      <w:r w:rsidR="57FF63AC" w:rsidRPr="00986499">
        <w:rPr>
          <w:rFonts w:ascii="Times New Roman" w:hAnsi="Times New Roman" w:cs="Times New Roman"/>
        </w:rPr>
        <w:t>raising concerns for under diagnosis of women with chlamydia, gonorrhea, and delays in PID management</w:t>
      </w:r>
      <w:hyperlink r:id="rId28">
        <w:r w:rsidR="05EA1481" w:rsidRPr="00986499">
          <w:rPr>
            <w:rStyle w:val="Hyperlink"/>
            <w:rFonts w:ascii="Times New Roman" w:hAnsi="Times New Roman" w:cs="Times New Roman"/>
            <w:vertAlign w:val="superscript"/>
          </w:rPr>
          <w:t>14</w:t>
        </w:r>
      </w:hyperlink>
      <w:r w:rsidR="05EA1481" w:rsidRPr="00986499">
        <w:rPr>
          <w:rFonts w:ascii="Times New Roman" w:hAnsi="Times New Roman" w:cs="Times New Roman"/>
        </w:rPr>
        <w:t xml:space="preserve">. Rates of PID diagnosis immediately </w:t>
      </w:r>
      <w:r w:rsidR="094AFF23" w:rsidRPr="00986499">
        <w:rPr>
          <w:rFonts w:ascii="Times New Roman" w:hAnsi="Times New Roman" w:cs="Times New Roman"/>
        </w:rPr>
        <w:t>declined</w:t>
      </w:r>
      <w:r w:rsidR="05EA1481" w:rsidRPr="00986499">
        <w:rPr>
          <w:rFonts w:ascii="Times New Roman" w:hAnsi="Times New Roman" w:cs="Times New Roman"/>
        </w:rPr>
        <w:t xml:space="preserve"> when the pandemic </w:t>
      </w:r>
      <w:r w:rsidR="2ADC52B8" w:rsidRPr="00986499">
        <w:rPr>
          <w:rFonts w:ascii="Times New Roman" w:hAnsi="Times New Roman" w:cs="Times New Roman"/>
        </w:rPr>
        <w:t>began;</w:t>
      </w:r>
      <w:r w:rsidR="05EA1481" w:rsidRPr="00986499">
        <w:rPr>
          <w:rFonts w:ascii="Times New Roman" w:hAnsi="Times New Roman" w:cs="Times New Roman"/>
        </w:rPr>
        <w:t xml:space="preserve"> </w:t>
      </w:r>
      <w:r w:rsidR="7989DCEC" w:rsidRPr="00986499">
        <w:rPr>
          <w:rFonts w:ascii="Times New Roman" w:hAnsi="Times New Roman" w:cs="Times New Roman"/>
        </w:rPr>
        <w:t>however,</w:t>
      </w:r>
      <w:r w:rsidR="05EA1481" w:rsidRPr="00986499">
        <w:rPr>
          <w:rFonts w:ascii="Times New Roman" w:hAnsi="Times New Roman" w:cs="Times New Roman"/>
        </w:rPr>
        <w:t xml:space="preserve"> rates began to increase a couple of months into it. Researchers have speculated that this could be due to the sudden </w:t>
      </w:r>
      <w:r w:rsidR="70C8679C" w:rsidRPr="00986499">
        <w:rPr>
          <w:rFonts w:ascii="Times New Roman" w:hAnsi="Times New Roman" w:cs="Times New Roman"/>
        </w:rPr>
        <w:t xml:space="preserve">changes </w:t>
      </w:r>
      <w:r w:rsidR="53A96260" w:rsidRPr="00986499">
        <w:rPr>
          <w:rFonts w:ascii="Times New Roman" w:hAnsi="Times New Roman" w:cs="Times New Roman"/>
        </w:rPr>
        <w:t>occurring</w:t>
      </w:r>
      <w:r w:rsidR="70C8679C" w:rsidRPr="00986499">
        <w:rPr>
          <w:rFonts w:ascii="Times New Roman" w:hAnsi="Times New Roman" w:cs="Times New Roman"/>
        </w:rPr>
        <w:t xml:space="preserve"> with the shut down and new restrictions on individuals seeking healthcare, therefore many women were going undiagnosed or not seeking consistent </w:t>
      </w:r>
      <w:r w:rsidR="0DCC5B01" w:rsidRPr="00986499">
        <w:rPr>
          <w:rFonts w:ascii="Times New Roman" w:hAnsi="Times New Roman" w:cs="Times New Roman"/>
        </w:rPr>
        <w:t>treatment</w:t>
      </w:r>
      <w:r w:rsidR="70C8679C" w:rsidRPr="00986499">
        <w:rPr>
          <w:rFonts w:ascii="Times New Roman" w:hAnsi="Times New Roman" w:cs="Times New Roman"/>
        </w:rPr>
        <w:t xml:space="preserve"> for PID; however when the country began to have a stable plan on how to manage their clinics while following safety measures this allowed rates to increase again because peop</w:t>
      </w:r>
      <w:r w:rsidR="6871EABF" w:rsidRPr="00986499">
        <w:rPr>
          <w:rFonts w:ascii="Times New Roman" w:hAnsi="Times New Roman" w:cs="Times New Roman"/>
        </w:rPr>
        <w:t xml:space="preserve">le felt safe to seek </w:t>
      </w:r>
      <w:r w:rsidR="6871EABF" w:rsidRPr="00986499">
        <w:rPr>
          <w:rFonts w:ascii="Times New Roman" w:hAnsi="Times New Roman" w:cs="Times New Roman"/>
        </w:rPr>
        <w:lastRenderedPageBreak/>
        <w:t>the care they needed</w:t>
      </w:r>
      <w:hyperlink r:id="rId29">
        <w:r w:rsidR="4CA89281" w:rsidRPr="00986499">
          <w:rPr>
            <w:rStyle w:val="Hyperlink"/>
            <w:rFonts w:ascii="Times New Roman" w:hAnsi="Times New Roman" w:cs="Times New Roman"/>
            <w:vertAlign w:val="superscript"/>
          </w:rPr>
          <w:t>14</w:t>
        </w:r>
      </w:hyperlink>
      <w:r w:rsidR="4CA89281" w:rsidRPr="00986499">
        <w:rPr>
          <w:rFonts w:ascii="Times New Roman" w:hAnsi="Times New Roman" w:cs="Times New Roman"/>
        </w:rPr>
        <w:t xml:space="preserve">. </w:t>
      </w:r>
      <w:r w:rsidR="49809DC0" w:rsidRPr="00986499">
        <w:rPr>
          <w:rFonts w:ascii="Times New Roman" w:hAnsi="Times New Roman" w:cs="Times New Roman"/>
        </w:rPr>
        <w:t xml:space="preserve">Lower encounter rates during the pandemic may be related to decreased access to healthcare services, reduced screenings for sexually transmitted infections, or changes in sexual behavior; </w:t>
      </w:r>
      <w:r w:rsidR="449F9AE2" w:rsidRPr="00986499">
        <w:rPr>
          <w:rFonts w:ascii="Times New Roman" w:hAnsi="Times New Roman" w:cs="Times New Roman"/>
        </w:rPr>
        <w:t>therefore,</w:t>
      </w:r>
      <w:r w:rsidR="49809DC0" w:rsidRPr="00986499">
        <w:rPr>
          <w:rFonts w:ascii="Times New Roman" w:hAnsi="Times New Roman" w:cs="Times New Roman"/>
        </w:rPr>
        <w:t xml:space="preserve"> when the quarantine lifted </w:t>
      </w:r>
      <w:r w:rsidR="66AA307B" w:rsidRPr="00986499">
        <w:rPr>
          <w:rFonts w:ascii="Times New Roman" w:hAnsi="Times New Roman" w:cs="Times New Roman"/>
        </w:rPr>
        <w:t xml:space="preserve">infertility and PID </w:t>
      </w:r>
      <w:r w:rsidR="49809DC0" w:rsidRPr="00986499">
        <w:rPr>
          <w:rFonts w:ascii="Times New Roman" w:hAnsi="Times New Roman" w:cs="Times New Roman"/>
        </w:rPr>
        <w:t xml:space="preserve">rates began to increase </w:t>
      </w:r>
      <w:r w:rsidR="44D97C23" w:rsidRPr="00986499">
        <w:rPr>
          <w:rFonts w:ascii="Times New Roman" w:hAnsi="Times New Roman" w:cs="Times New Roman"/>
        </w:rPr>
        <w:t>because individuals were returning to their normal routine</w:t>
      </w:r>
      <w:hyperlink r:id="rId30">
        <w:r w:rsidR="63580CAF" w:rsidRPr="00986499">
          <w:rPr>
            <w:rStyle w:val="Hyperlink"/>
            <w:rFonts w:ascii="Times New Roman" w:hAnsi="Times New Roman" w:cs="Times New Roman"/>
            <w:vertAlign w:val="superscript"/>
          </w:rPr>
          <w:t>14</w:t>
        </w:r>
      </w:hyperlink>
      <w:r w:rsidR="63580CAF" w:rsidRPr="00986499">
        <w:rPr>
          <w:rFonts w:ascii="Times New Roman" w:hAnsi="Times New Roman" w:cs="Times New Roman"/>
        </w:rPr>
        <w:t>.</w:t>
      </w:r>
      <w:r w:rsidR="44D97C23" w:rsidRPr="00986499">
        <w:rPr>
          <w:rFonts w:ascii="Times New Roman" w:hAnsi="Times New Roman" w:cs="Times New Roman"/>
        </w:rPr>
        <w:t xml:space="preserve"> This proves that access to care impacts women’s health immensely because without this access it can prolong the effects of PID and lead to infertility. </w:t>
      </w:r>
    </w:p>
    <w:p w14:paraId="52C860FB" w14:textId="2EE2FFCD" w:rsidR="00F002DC" w:rsidRPr="00986499" w:rsidRDefault="37BF50A2" w:rsidP="00986499">
      <w:pPr>
        <w:spacing w:before="100" w:beforeAutospacing="1" w:after="100" w:afterAutospacing="1" w:line="360" w:lineRule="auto"/>
        <w:rPr>
          <w:rFonts w:ascii="Times New Roman" w:hAnsi="Times New Roman" w:cs="Times New Roman"/>
          <w:b/>
          <w:bCs/>
          <w:i/>
          <w:iCs/>
        </w:rPr>
      </w:pPr>
      <w:r w:rsidRPr="00986499">
        <w:rPr>
          <w:rFonts w:ascii="Times New Roman" w:hAnsi="Times New Roman" w:cs="Times New Roman"/>
          <w:b/>
          <w:bCs/>
          <w:i/>
          <w:iCs/>
        </w:rPr>
        <w:t xml:space="preserve">Gaps </w:t>
      </w:r>
    </w:p>
    <w:p w14:paraId="1AFD7971" w14:textId="01392533" w:rsidR="006D220F" w:rsidRPr="00986499" w:rsidRDefault="00250092" w:rsidP="00986499">
      <w:pPr>
        <w:pStyle w:val="NormalWeb"/>
        <w:spacing w:line="360" w:lineRule="auto"/>
        <w:ind w:firstLine="720"/>
      </w:pPr>
      <w:r w:rsidRPr="00986499">
        <w:t>Although the association between pelvic inflammatory disease (PID) and infertility is well documented, important gaps remain in population-level evidence. Much of the existing research relies on clinical samples or small regional cohorts, limiting generalizability to the broader U.S. population</w:t>
      </w:r>
      <w:hyperlink r:id="rId31" w:history="1">
        <w:r w:rsidR="00EB7063" w:rsidRPr="00986499">
          <w:rPr>
            <w:rStyle w:val="Hyperlink"/>
            <w:vertAlign w:val="superscript"/>
          </w:rPr>
          <w:t>3</w:t>
        </w:r>
      </w:hyperlink>
      <w:r w:rsidRPr="00986499">
        <w:t xml:space="preserve">. Few studies have used </w:t>
      </w:r>
      <w:r w:rsidRPr="00986499">
        <w:rPr>
          <w:rStyle w:val="Strong"/>
          <w:rFonts w:eastAsiaTheme="majorEastAsia"/>
          <w:b w:val="0"/>
          <w:bCs w:val="0"/>
        </w:rPr>
        <w:t>nationally representative data</w:t>
      </w:r>
      <w:r w:rsidRPr="00986499">
        <w:t xml:space="preserve"> to quantify infertility prevalence among women with a history of PID, and many analyses are now more than a decade old</w:t>
      </w:r>
      <w:r w:rsidR="00AA3DBB" w:rsidRPr="00986499">
        <w:t xml:space="preserve">. </w:t>
      </w:r>
      <w:r w:rsidR="001A40ED" w:rsidRPr="00986499">
        <w:t>This has caused trends to be inconsistent and often outdated, ultimately making it difficult to monitor how reproductive sequelae</w:t>
      </w:r>
      <w:r w:rsidR="006B33C2" w:rsidRPr="00986499">
        <w:t xml:space="preserve"> (tubal scarring</w:t>
      </w:r>
      <w:r w:rsidR="00735AB5" w:rsidRPr="00986499">
        <w:t>, infertility)</w:t>
      </w:r>
      <w:r w:rsidR="001A40ED" w:rsidRPr="00986499">
        <w:t xml:space="preserve"> are evolving nationally</w:t>
      </w:r>
      <w:hyperlink r:id="rId32" w:history="1">
        <w:r w:rsidR="001A40ED" w:rsidRPr="00986499">
          <w:rPr>
            <w:rStyle w:val="Hyperlink"/>
            <w:vertAlign w:val="superscript"/>
          </w:rPr>
          <w:t>2</w:t>
        </w:r>
      </w:hyperlink>
      <w:r w:rsidR="001A40ED" w:rsidRPr="00986499">
        <w:t xml:space="preserve">. </w:t>
      </w:r>
      <w:r w:rsidRPr="00986499">
        <w:t xml:space="preserve">Additionally, prior work has not consistently evaluated how </w:t>
      </w:r>
      <w:r w:rsidRPr="00986499">
        <w:rPr>
          <w:rStyle w:val="Strong"/>
          <w:rFonts w:eastAsiaTheme="majorEastAsia"/>
          <w:b w:val="0"/>
          <w:bCs w:val="0"/>
        </w:rPr>
        <w:t>socioeconomic factors, healthcare access, and racial/ethnic inequities</w:t>
      </w:r>
      <w:r w:rsidRPr="00986499">
        <w:t xml:space="preserve"> may influence</w:t>
      </w:r>
      <w:r w:rsidR="00F010CB" w:rsidRPr="00986499">
        <w:t xml:space="preserve"> </w:t>
      </w:r>
      <w:r w:rsidRPr="00986499">
        <w:t>the relationship between PID and infertility</w:t>
      </w:r>
      <w:r w:rsidR="00FD22AE" w:rsidRPr="00986499">
        <w:t xml:space="preserve">; despite there </w:t>
      </w:r>
      <w:r w:rsidR="009C6EF2" w:rsidRPr="00986499">
        <w:t>being some studies showing cost barriers, insurance gaps, and unequal access to care shaping women’s reproductive health outcomes</w:t>
      </w:r>
      <w:hyperlink r:id="rId33" w:history="1">
        <w:r w:rsidR="00C41939" w:rsidRPr="00986499">
          <w:rPr>
            <w:rStyle w:val="Hyperlink"/>
            <w:vertAlign w:val="superscript"/>
          </w:rPr>
          <w:t>10</w:t>
        </w:r>
      </w:hyperlink>
      <w:r w:rsidR="00C41939" w:rsidRPr="00986499">
        <w:rPr>
          <w:vertAlign w:val="superscript"/>
        </w:rPr>
        <w:t xml:space="preserve">, </w:t>
      </w:r>
      <w:hyperlink r:id="rId34" w:history="1">
        <w:r w:rsidR="00C41939" w:rsidRPr="00986499">
          <w:rPr>
            <w:rStyle w:val="Hyperlink"/>
            <w:vertAlign w:val="superscript"/>
          </w:rPr>
          <w:t>19</w:t>
        </w:r>
      </w:hyperlink>
      <w:r w:rsidRPr="00986499">
        <w:t>. Because PID is frequently undiagnosed or unrecognized in community settings, estimates of its long-term reproductive consequences may be incomplete</w:t>
      </w:r>
      <w:hyperlink r:id="rId35" w:history="1">
        <w:r w:rsidR="00BE4C84" w:rsidRPr="00986499">
          <w:rPr>
            <w:rStyle w:val="Hyperlink"/>
            <w:vertAlign w:val="superscript"/>
          </w:rPr>
          <w:t>15</w:t>
        </w:r>
      </w:hyperlink>
      <w:r w:rsidRPr="00986499">
        <w:t xml:space="preserve">. </w:t>
      </w:r>
      <w:r w:rsidR="00F835F6" w:rsidRPr="00986499">
        <w:t xml:space="preserve">National datasets rarely include both self-reported PID history and infertility outcomes in the same sample, limiting prior researchers’ ability to examine these outcomes together across diverse demographic and economic groups. </w:t>
      </w:r>
      <w:r w:rsidRPr="00986499">
        <w:t xml:space="preserve">These gaps underscore the need for </w:t>
      </w:r>
      <w:r w:rsidR="00EA0411" w:rsidRPr="00986499">
        <w:t>updated</w:t>
      </w:r>
      <w:r w:rsidRPr="00986499">
        <w:t xml:space="preserve"> nationally representative analyses that assess both the magnitude and persistence of the PID–infertility association across diverse sociodemographic groups. Th</w:t>
      </w:r>
      <w:r w:rsidR="00ED0065" w:rsidRPr="00986499">
        <w:t>is</w:t>
      </w:r>
      <w:r w:rsidRPr="00986499">
        <w:t xml:space="preserve"> present study addresses this gap by using recent NHANES data (2017–2020) to provide contemporary estimates and evaluate whether socioeconomic and healthcare access factors attenuate the observed association.</w:t>
      </w:r>
      <w:r w:rsidR="00EB7063" w:rsidRPr="00986499">
        <w:t xml:space="preserve"> </w:t>
      </w:r>
    </w:p>
    <w:p w14:paraId="0DE3761C" w14:textId="5F7D6BB5" w:rsidR="00F002DC" w:rsidRPr="00986499" w:rsidRDefault="37BF50A2" w:rsidP="00986499">
      <w:pPr>
        <w:pStyle w:val="NormalWeb"/>
        <w:spacing w:line="360" w:lineRule="auto"/>
        <w:ind w:firstLine="720"/>
        <w:rPr>
          <w:b/>
          <w:bCs/>
          <w:i/>
          <w:iCs/>
        </w:rPr>
      </w:pPr>
      <w:r w:rsidRPr="00986499">
        <w:rPr>
          <w:b/>
          <w:bCs/>
          <w:i/>
          <w:iCs/>
        </w:rPr>
        <w:t>Research Question &amp; Hypothesis</w:t>
      </w:r>
      <w:r w:rsidR="00F002DC" w:rsidRPr="00986499">
        <w:tab/>
      </w:r>
    </w:p>
    <w:p w14:paraId="63F74841" w14:textId="0A08E300" w:rsidR="7FCFA267" w:rsidRPr="00986499" w:rsidRDefault="1B0C0D78" w:rsidP="00986499">
      <w:pPr>
        <w:spacing w:beforeAutospacing="1" w:afterAutospacing="1" w:line="360" w:lineRule="auto"/>
        <w:ind w:firstLine="720"/>
        <w:rPr>
          <w:rFonts w:ascii="Times New Roman" w:eastAsia="Times New Roman" w:hAnsi="Times New Roman" w:cs="Times New Roman"/>
          <w:color w:val="000000" w:themeColor="text1"/>
        </w:rPr>
      </w:pPr>
      <w:r w:rsidRPr="00986499">
        <w:rPr>
          <w:rFonts w:ascii="Times New Roman" w:eastAsia="Times New Roman" w:hAnsi="Times New Roman" w:cs="Times New Roman"/>
        </w:rPr>
        <w:lastRenderedPageBreak/>
        <w:t xml:space="preserve">Overall, this raises the research question: </w:t>
      </w:r>
      <w:r w:rsidRPr="00986499">
        <w:rPr>
          <w:rFonts w:ascii="Times New Roman" w:eastAsia="Times New Roman" w:hAnsi="Times New Roman" w:cs="Times New Roman"/>
          <w:color w:val="000000" w:themeColor="text1"/>
        </w:rPr>
        <w:t>What is the association between PID history and infertility among U.S. women aged 18-49, and how do factors such as age, race, health insurance status, and socioeconomic status influence this relationship</w:t>
      </w:r>
      <w:r w:rsidRPr="00986499">
        <w:rPr>
          <w:rFonts w:ascii="Times New Roman" w:eastAsia="Times New Roman" w:hAnsi="Times New Roman" w:cs="Times New Roman"/>
        </w:rPr>
        <w:t xml:space="preserve">? </w:t>
      </w:r>
      <w:r w:rsidR="045B4ED2" w:rsidRPr="00986499">
        <w:rPr>
          <w:rFonts w:ascii="Times New Roman" w:eastAsia="Times New Roman" w:hAnsi="Times New Roman" w:cs="Times New Roman"/>
        </w:rPr>
        <w:t xml:space="preserve">The primary hypothesis posits that women reporting PID have greater odds of infertility (defined as ≥12 months attempting conception without pregnancy) than women without PID. </w:t>
      </w:r>
      <w:r w:rsidR="040C0A92" w:rsidRPr="00986499">
        <w:rPr>
          <w:rFonts w:ascii="Times New Roman" w:eastAsia="Times New Roman" w:hAnsi="Times New Roman" w:cs="Times New Roman"/>
        </w:rPr>
        <w:t xml:space="preserve">The descriptive aim focuses on </w:t>
      </w:r>
      <w:r w:rsidR="040C0A92" w:rsidRPr="00986499">
        <w:rPr>
          <w:rFonts w:ascii="Times New Roman" w:eastAsia="Times New Roman" w:hAnsi="Times New Roman" w:cs="Times New Roman"/>
          <w:color w:val="000000" w:themeColor="text1"/>
        </w:rPr>
        <w:t xml:space="preserve">describing the prevalence of self-reported pelvic inflammatory disease (PID) and infertility among U.S. women aged 18–59 using NHANES 2017–2020 data, while describing differences in reproductive, socioeconomic, and healthcare access characteristics by PID history. Additionally, the inferential aim examines the association between self-reported PID and infertility among reproductive-aged </w:t>
      </w:r>
      <w:r w:rsidR="2EB794CA" w:rsidRPr="00986499">
        <w:rPr>
          <w:rFonts w:ascii="Times New Roman" w:eastAsia="Times New Roman" w:hAnsi="Times New Roman" w:cs="Times New Roman"/>
          <w:color w:val="000000" w:themeColor="text1"/>
        </w:rPr>
        <w:t>women and</w:t>
      </w:r>
      <w:r w:rsidR="040C0A92" w:rsidRPr="00986499">
        <w:rPr>
          <w:rFonts w:ascii="Times New Roman" w:eastAsia="Times New Roman" w:hAnsi="Times New Roman" w:cs="Times New Roman"/>
          <w:color w:val="000000" w:themeColor="text1"/>
        </w:rPr>
        <w:t xml:space="preserve"> assess</w:t>
      </w:r>
      <w:r w:rsidR="4281C280" w:rsidRPr="00986499">
        <w:rPr>
          <w:rFonts w:ascii="Times New Roman" w:eastAsia="Times New Roman" w:hAnsi="Times New Roman" w:cs="Times New Roman"/>
          <w:color w:val="000000" w:themeColor="text1"/>
        </w:rPr>
        <w:t>es</w:t>
      </w:r>
      <w:r w:rsidR="040C0A92" w:rsidRPr="00986499">
        <w:rPr>
          <w:rFonts w:ascii="Times New Roman" w:eastAsia="Times New Roman" w:hAnsi="Times New Roman" w:cs="Times New Roman"/>
          <w:color w:val="000000" w:themeColor="text1"/>
        </w:rPr>
        <w:t xml:space="preserve"> whether this association is modified by healthcare access indicators (e.g., insurance status and routine care use), accounting for reproductive and sociodemographic confounders.</w:t>
      </w:r>
    </w:p>
    <w:p w14:paraId="1197CDA5" w14:textId="3ABD94C1" w:rsidR="00F002DC" w:rsidRPr="00986499" w:rsidRDefault="35D49AD8" w:rsidP="00986499">
      <w:pPr>
        <w:spacing w:before="100" w:beforeAutospacing="1" w:after="100" w:afterAutospacing="1" w:line="360" w:lineRule="auto"/>
        <w:rPr>
          <w:rFonts w:ascii="Times New Roman" w:hAnsi="Times New Roman" w:cs="Times New Roman"/>
          <w:b/>
          <w:bCs/>
        </w:rPr>
      </w:pPr>
      <w:r w:rsidRPr="00986499">
        <w:rPr>
          <w:rFonts w:ascii="Times New Roman" w:hAnsi="Times New Roman" w:cs="Times New Roman"/>
          <w:b/>
          <w:bCs/>
        </w:rPr>
        <w:t xml:space="preserve"> </w:t>
      </w:r>
      <w:r w:rsidR="322F655D" w:rsidRPr="00986499">
        <w:rPr>
          <w:rFonts w:ascii="Times New Roman" w:hAnsi="Times New Roman" w:cs="Times New Roman"/>
          <w:b/>
          <w:bCs/>
        </w:rPr>
        <w:t>Methods</w:t>
      </w:r>
    </w:p>
    <w:p w14:paraId="07B8EEE3" w14:textId="54458917" w:rsidR="00F002DC" w:rsidRPr="00986499" w:rsidRDefault="00F002DC" w:rsidP="00986499">
      <w:pPr>
        <w:spacing w:before="100" w:beforeAutospacing="1" w:after="100" w:afterAutospacing="1" w:line="360" w:lineRule="auto"/>
        <w:rPr>
          <w:rFonts w:ascii="Times New Roman" w:hAnsi="Times New Roman" w:cs="Times New Roman"/>
          <w:b/>
          <w:bCs/>
          <w:i/>
          <w:iCs/>
        </w:rPr>
      </w:pPr>
      <w:r w:rsidRPr="00986499">
        <w:rPr>
          <w:rFonts w:ascii="Times New Roman" w:hAnsi="Times New Roman" w:cs="Times New Roman"/>
          <w:b/>
          <w:bCs/>
        </w:rPr>
        <w:tab/>
      </w:r>
      <w:r w:rsidR="18B4FB9F" w:rsidRPr="00986499">
        <w:rPr>
          <w:rFonts w:ascii="Times New Roman" w:hAnsi="Times New Roman" w:cs="Times New Roman"/>
          <w:b/>
          <w:bCs/>
          <w:i/>
          <w:iCs/>
        </w:rPr>
        <w:t xml:space="preserve">Study Design </w:t>
      </w:r>
      <w:r w:rsidR="02BEEBA6" w:rsidRPr="00986499">
        <w:rPr>
          <w:rFonts w:ascii="Times New Roman" w:hAnsi="Times New Roman" w:cs="Times New Roman"/>
          <w:b/>
          <w:bCs/>
          <w:i/>
          <w:iCs/>
        </w:rPr>
        <w:t>and</w:t>
      </w:r>
      <w:r w:rsidR="18B4FB9F" w:rsidRPr="00986499">
        <w:rPr>
          <w:rFonts w:ascii="Times New Roman" w:hAnsi="Times New Roman" w:cs="Times New Roman"/>
          <w:b/>
          <w:bCs/>
          <w:i/>
          <w:iCs/>
        </w:rPr>
        <w:t xml:space="preserve"> Participants</w:t>
      </w:r>
    </w:p>
    <w:p w14:paraId="1A90FF99" w14:textId="0018FCAA" w:rsidR="00465348" w:rsidRPr="00986499" w:rsidRDefault="0256EFFE" w:rsidP="00986499">
      <w:pPr>
        <w:spacing w:before="100" w:beforeAutospacing="1" w:after="100" w:afterAutospacing="1" w:line="360" w:lineRule="auto"/>
        <w:ind w:firstLine="720"/>
        <w:rPr>
          <w:rFonts w:ascii="Times New Roman" w:hAnsi="Times New Roman" w:cs="Times New Roman"/>
        </w:rPr>
      </w:pPr>
      <w:r w:rsidRPr="00986499">
        <w:rPr>
          <w:rFonts w:ascii="Times New Roman" w:hAnsi="Times New Roman" w:cs="Times New Roman"/>
        </w:rPr>
        <w:t xml:space="preserve">This </w:t>
      </w:r>
      <w:r w:rsidR="029FE58C" w:rsidRPr="00986499">
        <w:rPr>
          <w:rFonts w:ascii="Times New Roman" w:hAnsi="Times New Roman" w:cs="Times New Roman"/>
        </w:rPr>
        <w:t>was</w:t>
      </w:r>
      <w:r w:rsidRPr="00986499">
        <w:rPr>
          <w:rFonts w:ascii="Times New Roman" w:hAnsi="Times New Roman" w:cs="Times New Roman"/>
        </w:rPr>
        <w:t xml:space="preserve"> a cross-section</w:t>
      </w:r>
      <w:r w:rsidR="029FE58C" w:rsidRPr="00986499">
        <w:rPr>
          <w:rFonts w:ascii="Times New Roman" w:hAnsi="Times New Roman" w:cs="Times New Roman"/>
        </w:rPr>
        <w:t>al</w:t>
      </w:r>
      <w:r w:rsidRPr="00986499">
        <w:rPr>
          <w:rFonts w:ascii="Times New Roman" w:hAnsi="Times New Roman" w:cs="Times New Roman"/>
        </w:rPr>
        <w:t xml:space="preserve"> analysis utilizing interview data gathered from the 2017-</w:t>
      </w:r>
      <w:r w:rsidR="6B3EA32E" w:rsidRPr="00986499">
        <w:rPr>
          <w:rFonts w:ascii="Times New Roman" w:hAnsi="Times New Roman" w:cs="Times New Roman"/>
        </w:rPr>
        <w:t xml:space="preserve">March </w:t>
      </w:r>
      <w:r w:rsidRPr="00986499">
        <w:rPr>
          <w:rFonts w:ascii="Times New Roman" w:hAnsi="Times New Roman" w:cs="Times New Roman"/>
        </w:rPr>
        <w:t>2020</w:t>
      </w:r>
      <w:r w:rsidR="029FE58C" w:rsidRPr="00986499">
        <w:rPr>
          <w:rFonts w:ascii="Times New Roman" w:hAnsi="Times New Roman" w:cs="Times New Roman"/>
        </w:rPr>
        <w:t xml:space="preserve"> cycles of the</w:t>
      </w:r>
      <w:r w:rsidRPr="00986499">
        <w:rPr>
          <w:rFonts w:ascii="Times New Roman" w:hAnsi="Times New Roman" w:cs="Times New Roman"/>
        </w:rPr>
        <w:t xml:space="preserve"> National Health and Nutrition Examination Survey (NHANES). </w:t>
      </w:r>
      <w:r w:rsidR="59A45B38" w:rsidRPr="00986499">
        <w:rPr>
          <w:rFonts w:ascii="Times New Roman" w:hAnsi="Times New Roman" w:cs="Times New Roman"/>
        </w:rPr>
        <w:t xml:space="preserve">This period of the survey </w:t>
      </w:r>
      <w:r w:rsidR="029FE58C" w:rsidRPr="00986499">
        <w:rPr>
          <w:rFonts w:ascii="Times New Roman" w:hAnsi="Times New Roman" w:cs="Times New Roman"/>
        </w:rPr>
        <w:t>included</w:t>
      </w:r>
      <w:r w:rsidR="59A45B38" w:rsidRPr="00986499">
        <w:rPr>
          <w:rFonts w:ascii="Times New Roman" w:hAnsi="Times New Roman" w:cs="Times New Roman"/>
        </w:rPr>
        <w:t xml:space="preserve"> pre-pandemic data. </w:t>
      </w:r>
      <w:r w:rsidRPr="00986499">
        <w:rPr>
          <w:rFonts w:ascii="Times New Roman" w:hAnsi="Times New Roman" w:cs="Times New Roman"/>
        </w:rPr>
        <w:t xml:space="preserve">NHANES is a nationally representative survey </w:t>
      </w:r>
      <w:r w:rsidR="4CC3C565" w:rsidRPr="00986499">
        <w:rPr>
          <w:rFonts w:ascii="Times New Roman" w:hAnsi="Times New Roman" w:cs="Times New Roman"/>
        </w:rPr>
        <w:t xml:space="preserve">conducted by </w:t>
      </w:r>
      <w:r w:rsidR="25545199" w:rsidRPr="00986499">
        <w:rPr>
          <w:rFonts w:ascii="Times New Roman" w:hAnsi="Times New Roman" w:cs="Times New Roman"/>
        </w:rPr>
        <w:t>the Centers for Disease</w:t>
      </w:r>
      <w:r w:rsidR="5095203A" w:rsidRPr="00986499">
        <w:rPr>
          <w:rFonts w:ascii="Times New Roman" w:hAnsi="Times New Roman" w:cs="Times New Roman"/>
        </w:rPr>
        <w:t xml:space="preserve"> Control</w:t>
      </w:r>
      <w:r w:rsidR="25545199" w:rsidRPr="00986499">
        <w:rPr>
          <w:rFonts w:ascii="Times New Roman" w:hAnsi="Times New Roman" w:cs="Times New Roman"/>
        </w:rPr>
        <w:t xml:space="preserve"> and Prevention (CDC) to assess the overall health of American adults and children</w:t>
      </w:r>
      <w:r w:rsidR="33E6E102" w:rsidRPr="00986499">
        <w:rPr>
          <w:rFonts w:ascii="Times New Roman" w:hAnsi="Times New Roman" w:cs="Times New Roman"/>
        </w:rPr>
        <w:t xml:space="preserve"> through mobile examination centers</w:t>
      </w:r>
      <w:r w:rsidR="34370AA5" w:rsidRPr="00986499">
        <w:rPr>
          <w:rFonts w:ascii="Times New Roman" w:hAnsi="Times New Roman" w:cs="Times New Roman"/>
        </w:rPr>
        <w:t xml:space="preserve"> and in-home interviews</w:t>
      </w:r>
      <w:hyperlink r:id="rId36">
        <w:r w:rsidR="763E1F96" w:rsidRPr="00986499">
          <w:rPr>
            <w:rStyle w:val="Hyperlink"/>
            <w:rFonts w:ascii="Times New Roman" w:hAnsi="Times New Roman" w:cs="Times New Roman"/>
            <w:vertAlign w:val="superscript"/>
          </w:rPr>
          <w:t>16</w:t>
        </w:r>
      </w:hyperlink>
      <w:r w:rsidR="763E1F96" w:rsidRPr="00986499">
        <w:rPr>
          <w:rFonts w:ascii="Times New Roman" w:hAnsi="Times New Roman" w:cs="Times New Roman"/>
        </w:rPr>
        <w:t>.</w:t>
      </w:r>
      <w:r w:rsidR="33E6E102" w:rsidRPr="00986499">
        <w:rPr>
          <w:rFonts w:ascii="Times New Roman" w:hAnsi="Times New Roman" w:cs="Times New Roman"/>
        </w:rPr>
        <w:t xml:space="preserve"> </w:t>
      </w:r>
      <w:r w:rsidR="4EB105F6" w:rsidRPr="00986499">
        <w:rPr>
          <w:rFonts w:ascii="Times New Roman" w:hAnsi="Times New Roman" w:cs="Times New Roman"/>
        </w:rPr>
        <w:t xml:space="preserve"> </w:t>
      </w:r>
      <w:r w:rsidR="1D06F6B9" w:rsidRPr="00986499">
        <w:rPr>
          <w:rFonts w:ascii="Times New Roman" w:hAnsi="Times New Roman" w:cs="Times New Roman"/>
        </w:rPr>
        <w:t>D</w:t>
      </w:r>
      <w:r w:rsidR="6FE4D1D4" w:rsidRPr="00986499">
        <w:rPr>
          <w:rFonts w:ascii="Times New Roman" w:hAnsi="Times New Roman" w:cs="Times New Roman"/>
        </w:rPr>
        <w:t xml:space="preserve">ata collection methods used </w:t>
      </w:r>
      <w:r w:rsidR="029FE58C" w:rsidRPr="00986499">
        <w:rPr>
          <w:rFonts w:ascii="Times New Roman" w:hAnsi="Times New Roman" w:cs="Times New Roman"/>
        </w:rPr>
        <w:t>in NHANES</w:t>
      </w:r>
      <w:r w:rsidR="6FE4D1D4" w:rsidRPr="00986499">
        <w:rPr>
          <w:rFonts w:ascii="Times New Roman" w:hAnsi="Times New Roman" w:cs="Times New Roman"/>
        </w:rPr>
        <w:t xml:space="preserve"> </w:t>
      </w:r>
      <w:r w:rsidR="4ACE39B1" w:rsidRPr="00986499">
        <w:rPr>
          <w:rFonts w:ascii="Times New Roman" w:hAnsi="Times New Roman" w:cs="Times New Roman"/>
        </w:rPr>
        <w:t xml:space="preserve">include in-home interviews with standardized </w:t>
      </w:r>
      <w:r w:rsidR="08C702D0" w:rsidRPr="00986499">
        <w:rPr>
          <w:rFonts w:ascii="Times New Roman" w:hAnsi="Times New Roman" w:cs="Times New Roman"/>
        </w:rPr>
        <w:t xml:space="preserve">physical </w:t>
      </w:r>
      <w:r w:rsidR="4ACE39B1" w:rsidRPr="00986499">
        <w:rPr>
          <w:rFonts w:ascii="Times New Roman" w:hAnsi="Times New Roman" w:cs="Times New Roman"/>
        </w:rPr>
        <w:t>examinations</w:t>
      </w:r>
      <w:r w:rsidR="25A1AD76" w:rsidRPr="00986499">
        <w:rPr>
          <w:rFonts w:ascii="Times New Roman" w:hAnsi="Times New Roman" w:cs="Times New Roman"/>
        </w:rPr>
        <w:t xml:space="preserve">, </w:t>
      </w:r>
      <w:r w:rsidR="4ACE39B1" w:rsidRPr="00986499">
        <w:rPr>
          <w:rFonts w:ascii="Times New Roman" w:hAnsi="Times New Roman" w:cs="Times New Roman"/>
        </w:rPr>
        <w:t>questionnaires</w:t>
      </w:r>
      <w:r w:rsidR="25A1AD76" w:rsidRPr="00986499">
        <w:rPr>
          <w:rFonts w:ascii="Times New Roman" w:hAnsi="Times New Roman" w:cs="Times New Roman"/>
        </w:rPr>
        <w:t>, and laboratory tests</w:t>
      </w:r>
      <w:r w:rsidR="4ACE39B1" w:rsidRPr="00986499">
        <w:rPr>
          <w:rFonts w:ascii="Times New Roman" w:hAnsi="Times New Roman" w:cs="Times New Roman"/>
        </w:rPr>
        <w:t xml:space="preserve"> administered at the mobile examination centers. </w:t>
      </w:r>
      <w:r w:rsidR="470C8A2E" w:rsidRPr="00986499">
        <w:rPr>
          <w:rFonts w:ascii="Times New Roman" w:hAnsi="Times New Roman" w:cs="Times New Roman"/>
        </w:rPr>
        <w:t xml:space="preserve">For this analysis, </w:t>
      </w:r>
      <w:r w:rsidR="5F339702" w:rsidRPr="00986499">
        <w:rPr>
          <w:rFonts w:ascii="Times New Roman" w:hAnsi="Times New Roman" w:cs="Times New Roman"/>
        </w:rPr>
        <w:t xml:space="preserve">the </w:t>
      </w:r>
      <w:r w:rsidR="3EF4BA37" w:rsidRPr="00986499">
        <w:rPr>
          <w:rFonts w:ascii="Times New Roman" w:hAnsi="Times New Roman" w:cs="Times New Roman"/>
        </w:rPr>
        <w:t xml:space="preserve">target </w:t>
      </w:r>
      <w:r w:rsidR="5F339702" w:rsidRPr="00986499">
        <w:rPr>
          <w:rFonts w:ascii="Times New Roman" w:hAnsi="Times New Roman" w:cs="Times New Roman"/>
        </w:rPr>
        <w:t xml:space="preserve">study population </w:t>
      </w:r>
      <w:r w:rsidR="029FE58C" w:rsidRPr="00986499">
        <w:rPr>
          <w:rFonts w:ascii="Times New Roman" w:hAnsi="Times New Roman" w:cs="Times New Roman"/>
        </w:rPr>
        <w:t>was</w:t>
      </w:r>
      <w:r w:rsidR="5F339702" w:rsidRPr="00986499">
        <w:rPr>
          <w:rFonts w:ascii="Times New Roman" w:hAnsi="Times New Roman" w:cs="Times New Roman"/>
        </w:rPr>
        <w:t xml:space="preserve"> adult women aged 18-59 years old</w:t>
      </w:r>
      <w:r w:rsidR="029FE58C" w:rsidRPr="00986499">
        <w:rPr>
          <w:rFonts w:ascii="Times New Roman" w:hAnsi="Times New Roman" w:cs="Times New Roman"/>
        </w:rPr>
        <w:t xml:space="preserve">, which is </w:t>
      </w:r>
      <w:r w:rsidR="04E17064" w:rsidRPr="00986499">
        <w:rPr>
          <w:rFonts w:ascii="Times New Roman" w:hAnsi="Times New Roman" w:cs="Times New Roman"/>
        </w:rPr>
        <w:t>consistent with the age range for the Reproductive Health Questionnaire performed by NHANES</w:t>
      </w:r>
      <w:r w:rsidR="3EF4BA37" w:rsidRPr="00986499">
        <w:rPr>
          <w:rFonts w:ascii="Times New Roman" w:hAnsi="Times New Roman" w:cs="Times New Roman"/>
        </w:rPr>
        <w:t xml:space="preserve">. </w:t>
      </w:r>
      <w:r w:rsidR="193EFAEC" w:rsidRPr="00986499">
        <w:rPr>
          <w:rFonts w:ascii="Times New Roman" w:hAnsi="Times New Roman" w:cs="Times New Roman"/>
        </w:rPr>
        <w:t>To</w:t>
      </w:r>
      <w:r w:rsidR="19C5085D" w:rsidRPr="00986499">
        <w:rPr>
          <w:rFonts w:ascii="Times New Roman" w:hAnsi="Times New Roman" w:cs="Times New Roman"/>
        </w:rPr>
        <w:t xml:space="preserve"> be included</w:t>
      </w:r>
      <w:r w:rsidR="029FE58C" w:rsidRPr="00986499">
        <w:rPr>
          <w:rFonts w:ascii="Times New Roman" w:hAnsi="Times New Roman" w:cs="Times New Roman"/>
        </w:rPr>
        <w:t xml:space="preserve"> in the current analysis</w:t>
      </w:r>
      <w:r w:rsidR="19C5085D" w:rsidRPr="00986499">
        <w:rPr>
          <w:rFonts w:ascii="Times New Roman" w:hAnsi="Times New Roman" w:cs="Times New Roman"/>
        </w:rPr>
        <w:t xml:space="preserve">, respondents were required to complete information on </w:t>
      </w:r>
      <w:r w:rsidR="4916A262" w:rsidRPr="00986499">
        <w:rPr>
          <w:rFonts w:ascii="Times New Roman" w:hAnsi="Times New Roman" w:cs="Times New Roman"/>
        </w:rPr>
        <w:t>their PID history, infertility status</w:t>
      </w:r>
      <w:r w:rsidR="029FE58C" w:rsidRPr="00986499">
        <w:rPr>
          <w:rFonts w:ascii="Times New Roman" w:hAnsi="Times New Roman" w:cs="Times New Roman"/>
        </w:rPr>
        <w:t xml:space="preserve"> (defined as trying to become pregnant for ≥ 12 months without achieving pregnancy)</w:t>
      </w:r>
      <w:r w:rsidR="4916A262" w:rsidRPr="00986499">
        <w:rPr>
          <w:rFonts w:ascii="Times New Roman" w:hAnsi="Times New Roman" w:cs="Times New Roman"/>
        </w:rPr>
        <w:t xml:space="preserve">, age, race/ethnicity, and their income-to-poverty ratio. </w:t>
      </w:r>
      <w:r w:rsidR="69885FEF" w:rsidRPr="00986499">
        <w:rPr>
          <w:rFonts w:ascii="Times New Roman" w:hAnsi="Times New Roman" w:cs="Times New Roman"/>
        </w:rPr>
        <w:t xml:space="preserve">For descriptive </w:t>
      </w:r>
      <w:r w:rsidR="56460B81" w:rsidRPr="00986499">
        <w:rPr>
          <w:rFonts w:ascii="Times New Roman" w:hAnsi="Times New Roman" w:cs="Times New Roman"/>
        </w:rPr>
        <w:t xml:space="preserve">statistics </w:t>
      </w:r>
      <w:r w:rsidR="69885FEF" w:rsidRPr="00986499">
        <w:rPr>
          <w:rFonts w:ascii="Times New Roman" w:hAnsi="Times New Roman" w:cs="Times New Roman"/>
        </w:rPr>
        <w:t xml:space="preserve">of access to </w:t>
      </w:r>
      <w:r w:rsidR="763E0465" w:rsidRPr="00986499">
        <w:rPr>
          <w:rFonts w:ascii="Times New Roman" w:hAnsi="Times New Roman" w:cs="Times New Roman"/>
        </w:rPr>
        <w:t>health</w:t>
      </w:r>
      <w:r w:rsidR="69885FEF" w:rsidRPr="00986499">
        <w:rPr>
          <w:rFonts w:ascii="Times New Roman" w:hAnsi="Times New Roman" w:cs="Times New Roman"/>
        </w:rPr>
        <w:t>care and</w:t>
      </w:r>
      <w:r w:rsidR="763E0465" w:rsidRPr="00986499">
        <w:rPr>
          <w:rFonts w:ascii="Times New Roman" w:hAnsi="Times New Roman" w:cs="Times New Roman"/>
        </w:rPr>
        <w:t xml:space="preserve"> insurance coverage</w:t>
      </w:r>
      <w:r w:rsidR="32D03748" w:rsidRPr="00986499">
        <w:rPr>
          <w:rFonts w:ascii="Times New Roman" w:hAnsi="Times New Roman" w:cs="Times New Roman"/>
        </w:rPr>
        <w:t>, health insurance status and us</w:t>
      </w:r>
      <w:r w:rsidR="224BE76C" w:rsidRPr="00986499">
        <w:rPr>
          <w:rFonts w:ascii="Times New Roman" w:hAnsi="Times New Roman" w:cs="Times New Roman"/>
        </w:rPr>
        <w:t xml:space="preserve">ual </w:t>
      </w:r>
      <w:r w:rsidR="7C1CA002" w:rsidRPr="00986499">
        <w:rPr>
          <w:rFonts w:ascii="Times New Roman" w:hAnsi="Times New Roman" w:cs="Times New Roman"/>
        </w:rPr>
        <w:t xml:space="preserve">source of care </w:t>
      </w:r>
      <w:r w:rsidR="7E4B05C3" w:rsidRPr="00986499">
        <w:rPr>
          <w:rFonts w:ascii="Times New Roman" w:hAnsi="Times New Roman" w:cs="Times New Roman"/>
        </w:rPr>
        <w:t>were</w:t>
      </w:r>
      <w:r w:rsidR="7C1CA002" w:rsidRPr="00986499">
        <w:rPr>
          <w:rFonts w:ascii="Times New Roman" w:hAnsi="Times New Roman" w:cs="Times New Roman"/>
        </w:rPr>
        <w:t xml:space="preserve"> summarized</w:t>
      </w:r>
      <w:r w:rsidR="16485344" w:rsidRPr="00986499">
        <w:rPr>
          <w:rFonts w:ascii="Times New Roman" w:hAnsi="Times New Roman" w:cs="Times New Roman"/>
        </w:rPr>
        <w:t xml:space="preserve"> as counts</w:t>
      </w:r>
      <w:r w:rsidR="076EA236" w:rsidRPr="00986499">
        <w:rPr>
          <w:rFonts w:ascii="Times New Roman" w:hAnsi="Times New Roman" w:cs="Times New Roman"/>
        </w:rPr>
        <w:t xml:space="preserve"> and unweighted percentages (with survey-weighted percentages noted where applicable).</w:t>
      </w:r>
      <w:r w:rsidR="16485344" w:rsidRPr="00986499">
        <w:rPr>
          <w:rFonts w:ascii="Times New Roman" w:hAnsi="Times New Roman" w:cs="Times New Roman"/>
        </w:rPr>
        <w:t xml:space="preserve"> </w:t>
      </w:r>
      <w:r w:rsidR="7C1CA002" w:rsidRPr="00986499">
        <w:rPr>
          <w:rFonts w:ascii="Times New Roman" w:hAnsi="Times New Roman" w:cs="Times New Roman"/>
        </w:rPr>
        <w:t xml:space="preserve"> </w:t>
      </w:r>
      <w:r w:rsidR="669D1FBF" w:rsidRPr="00986499">
        <w:rPr>
          <w:rFonts w:ascii="Times New Roman" w:hAnsi="Times New Roman" w:cs="Times New Roman"/>
        </w:rPr>
        <w:t xml:space="preserve">Participants were </w:t>
      </w:r>
      <w:r w:rsidR="669D1FBF" w:rsidRPr="00986499">
        <w:rPr>
          <w:rFonts w:ascii="Times New Roman" w:hAnsi="Times New Roman" w:cs="Times New Roman"/>
        </w:rPr>
        <w:lastRenderedPageBreak/>
        <w:t>excluded if they had missing or “refused/don’t know” responses for the exposure, outcome, or covariates</w:t>
      </w:r>
      <w:r w:rsidR="51311623" w:rsidRPr="00986499">
        <w:rPr>
          <w:rFonts w:ascii="Times New Roman" w:hAnsi="Times New Roman" w:cs="Times New Roman"/>
        </w:rPr>
        <w:t>. Additionally, they were also excluded if they did not meet the age range criter</w:t>
      </w:r>
      <w:r w:rsidR="217A2747" w:rsidRPr="00986499">
        <w:rPr>
          <w:rFonts w:ascii="Times New Roman" w:hAnsi="Times New Roman" w:cs="Times New Roman"/>
        </w:rPr>
        <w:t xml:space="preserve">ia or </w:t>
      </w:r>
      <w:r w:rsidR="7295AE93" w:rsidRPr="00986499">
        <w:rPr>
          <w:rFonts w:ascii="Times New Roman" w:hAnsi="Times New Roman" w:cs="Times New Roman"/>
        </w:rPr>
        <w:t xml:space="preserve">gender. </w:t>
      </w:r>
      <w:r w:rsidR="6E22FA09" w:rsidRPr="00986499">
        <w:rPr>
          <w:rFonts w:ascii="Times New Roman" w:hAnsi="Times New Roman" w:cs="Times New Roman"/>
        </w:rPr>
        <w:t xml:space="preserve">After applying the inclusion criteria, the descriptive unweighted analytic sample contained 2,813 women. </w:t>
      </w:r>
      <w:r w:rsidR="7DAD1CCF" w:rsidRPr="00986499">
        <w:rPr>
          <w:rFonts w:ascii="Times New Roman" w:hAnsi="Times New Roman" w:cs="Times New Roman"/>
        </w:rPr>
        <w:t xml:space="preserve">The fully adjusted survey-weighted </w:t>
      </w:r>
      <w:r w:rsidR="62909C68" w:rsidRPr="00986499">
        <w:rPr>
          <w:rFonts w:ascii="Times New Roman" w:hAnsi="Times New Roman" w:cs="Times New Roman"/>
        </w:rPr>
        <w:t>models</w:t>
      </w:r>
      <w:r w:rsidR="7DAD1CCF" w:rsidRPr="00986499">
        <w:rPr>
          <w:rFonts w:ascii="Times New Roman" w:hAnsi="Times New Roman" w:cs="Times New Roman"/>
        </w:rPr>
        <w:t xml:space="preserve"> included 2,810 women</w:t>
      </w:r>
      <w:r w:rsidR="029FE58C" w:rsidRPr="00986499">
        <w:rPr>
          <w:rFonts w:ascii="Times New Roman" w:hAnsi="Times New Roman" w:cs="Times New Roman"/>
        </w:rPr>
        <w:t>, excluding three women who had</w:t>
      </w:r>
      <w:r w:rsidR="7DAD1CCF" w:rsidRPr="00986499">
        <w:rPr>
          <w:rFonts w:ascii="Times New Roman" w:hAnsi="Times New Roman" w:cs="Times New Roman"/>
        </w:rPr>
        <w:t xml:space="preserve"> additional covariate</w:t>
      </w:r>
      <w:r w:rsidR="6AA604FC" w:rsidRPr="00986499">
        <w:rPr>
          <w:rFonts w:ascii="Times New Roman" w:hAnsi="Times New Roman" w:cs="Times New Roman"/>
        </w:rPr>
        <w:t>s</w:t>
      </w:r>
      <w:r w:rsidR="7DAD1CCF" w:rsidRPr="00986499">
        <w:rPr>
          <w:rFonts w:ascii="Times New Roman" w:hAnsi="Times New Roman" w:cs="Times New Roman"/>
        </w:rPr>
        <w:t xml:space="preserve"> missing. </w:t>
      </w:r>
    </w:p>
    <w:p w14:paraId="16083389" w14:textId="3D74B546" w:rsidR="00F002DC" w:rsidRPr="00986499" w:rsidRDefault="031C2B9E" w:rsidP="00986499">
      <w:pPr>
        <w:spacing w:before="100" w:beforeAutospacing="1" w:after="100" w:afterAutospacing="1" w:line="360" w:lineRule="auto"/>
        <w:ind w:firstLine="720"/>
        <w:rPr>
          <w:rFonts w:ascii="Times New Roman" w:hAnsi="Times New Roman" w:cs="Times New Roman"/>
          <w:b/>
          <w:bCs/>
          <w:i/>
          <w:iCs/>
        </w:rPr>
      </w:pPr>
      <w:r w:rsidRPr="00986499">
        <w:rPr>
          <w:rFonts w:ascii="Times New Roman" w:hAnsi="Times New Roman" w:cs="Times New Roman"/>
          <w:b/>
          <w:bCs/>
          <w:i/>
          <w:iCs/>
        </w:rPr>
        <w:t>Measurement</w:t>
      </w:r>
      <w:r w:rsidR="7483654B" w:rsidRPr="00986499">
        <w:rPr>
          <w:rFonts w:ascii="Times New Roman" w:hAnsi="Times New Roman" w:cs="Times New Roman"/>
          <w:b/>
          <w:bCs/>
          <w:i/>
          <w:iCs/>
        </w:rPr>
        <w:t xml:space="preserve"> of </w:t>
      </w:r>
      <w:r w:rsidR="5FF3B193" w:rsidRPr="00986499">
        <w:rPr>
          <w:rFonts w:ascii="Times New Roman" w:hAnsi="Times New Roman" w:cs="Times New Roman"/>
          <w:b/>
          <w:bCs/>
          <w:i/>
          <w:iCs/>
        </w:rPr>
        <w:t>E</w:t>
      </w:r>
      <w:r w:rsidR="7483654B" w:rsidRPr="00986499">
        <w:rPr>
          <w:rFonts w:ascii="Times New Roman" w:hAnsi="Times New Roman" w:cs="Times New Roman"/>
          <w:b/>
          <w:bCs/>
          <w:i/>
          <w:iCs/>
        </w:rPr>
        <w:t xml:space="preserve">xposure, </w:t>
      </w:r>
      <w:r w:rsidR="53AC0D82" w:rsidRPr="00986499">
        <w:rPr>
          <w:rFonts w:ascii="Times New Roman" w:hAnsi="Times New Roman" w:cs="Times New Roman"/>
          <w:b/>
          <w:bCs/>
          <w:i/>
          <w:iCs/>
        </w:rPr>
        <w:t>O</w:t>
      </w:r>
      <w:r w:rsidR="7483654B" w:rsidRPr="00986499">
        <w:rPr>
          <w:rFonts w:ascii="Times New Roman" w:hAnsi="Times New Roman" w:cs="Times New Roman"/>
          <w:b/>
          <w:bCs/>
          <w:i/>
          <w:iCs/>
        </w:rPr>
        <w:t xml:space="preserve">utcome, </w:t>
      </w:r>
      <w:r w:rsidR="3F09A020" w:rsidRPr="00986499">
        <w:rPr>
          <w:rFonts w:ascii="Times New Roman" w:hAnsi="Times New Roman" w:cs="Times New Roman"/>
          <w:b/>
          <w:bCs/>
          <w:i/>
          <w:iCs/>
        </w:rPr>
        <w:t>a</w:t>
      </w:r>
      <w:r w:rsidR="7483654B" w:rsidRPr="00986499">
        <w:rPr>
          <w:rFonts w:ascii="Times New Roman" w:hAnsi="Times New Roman" w:cs="Times New Roman"/>
          <w:b/>
          <w:bCs/>
          <w:i/>
          <w:iCs/>
        </w:rPr>
        <w:t xml:space="preserve">nd </w:t>
      </w:r>
      <w:r w:rsidR="73427A5E" w:rsidRPr="00986499">
        <w:rPr>
          <w:rFonts w:ascii="Times New Roman" w:hAnsi="Times New Roman" w:cs="Times New Roman"/>
          <w:b/>
          <w:bCs/>
          <w:i/>
          <w:iCs/>
        </w:rPr>
        <w:t>C</w:t>
      </w:r>
      <w:r w:rsidR="7483654B" w:rsidRPr="00986499">
        <w:rPr>
          <w:rFonts w:ascii="Times New Roman" w:hAnsi="Times New Roman" w:cs="Times New Roman"/>
          <w:b/>
          <w:bCs/>
          <w:i/>
          <w:iCs/>
        </w:rPr>
        <w:t>ovariates</w:t>
      </w:r>
    </w:p>
    <w:p w14:paraId="7E3D01AA" w14:textId="4DFCD8DE" w:rsidR="00BB079A" w:rsidRPr="00986499" w:rsidRDefault="00BB079A" w:rsidP="00986499">
      <w:pPr>
        <w:spacing w:before="100" w:beforeAutospacing="1" w:after="100" w:afterAutospacing="1" w:line="360" w:lineRule="auto"/>
        <w:rPr>
          <w:rFonts w:ascii="Times New Roman" w:hAnsi="Times New Roman" w:cs="Times New Roman"/>
        </w:rPr>
      </w:pPr>
      <w:r w:rsidRPr="00986499">
        <w:rPr>
          <w:rFonts w:ascii="Times New Roman" w:hAnsi="Times New Roman" w:cs="Times New Roman"/>
        </w:rPr>
        <w:tab/>
      </w:r>
      <w:r w:rsidR="1CD4972B" w:rsidRPr="00986499">
        <w:rPr>
          <w:rFonts w:ascii="Times New Roman" w:hAnsi="Times New Roman" w:cs="Times New Roman"/>
        </w:rPr>
        <w:t>During this analysis, t</w:t>
      </w:r>
      <w:r w:rsidR="1BDCEF00" w:rsidRPr="00986499">
        <w:rPr>
          <w:rFonts w:ascii="Times New Roman" w:hAnsi="Times New Roman" w:cs="Times New Roman"/>
        </w:rPr>
        <w:t xml:space="preserve">he primary exposure </w:t>
      </w:r>
      <w:r w:rsidR="7483654B" w:rsidRPr="00986499">
        <w:rPr>
          <w:rFonts w:ascii="Times New Roman" w:hAnsi="Times New Roman" w:cs="Times New Roman"/>
        </w:rPr>
        <w:t>was</w:t>
      </w:r>
      <w:r w:rsidR="1CD4972B" w:rsidRPr="00986499">
        <w:rPr>
          <w:rFonts w:ascii="Times New Roman" w:hAnsi="Times New Roman" w:cs="Times New Roman"/>
        </w:rPr>
        <w:t xml:space="preserve"> </w:t>
      </w:r>
      <w:r w:rsidR="3D44C2AA" w:rsidRPr="00986499">
        <w:rPr>
          <w:rFonts w:ascii="Times New Roman" w:hAnsi="Times New Roman" w:cs="Times New Roman"/>
        </w:rPr>
        <w:t>PID histor</w:t>
      </w:r>
      <w:r w:rsidR="6167B83A" w:rsidRPr="00986499">
        <w:rPr>
          <w:rFonts w:ascii="Times New Roman" w:hAnsi="Times New Roman" w:cs="Times New Roman"/>
        </w:rPr>
        <w:t xml:space="preserve">y, which was </w:t>
      </w:r>
      <w:r w:rsidR="7483654B" w:rsidRPr="00986499">
        <w:rPr>
          <w:rFonts w:ascii="Times New Roman" w:hAnsi="Times New Roman" w:cs="Times New Roman"/>
        </w:rPr>
        <w:t xml:space="preserve">ascertained </w:t>
      </w:r>
      <w:r w:rsidR="6167B83A" w:rsidRPr="00986499">
        <w:rPr>
          <w:rFonts w:ascii="Times New Roman" w:hAnsi="Times New Roman" w:cs="Times New Roman"/>
        </w:rPr>
        <w:t xml:space="preserve">based on </w:t>
      </w:r>
      <w:r w:rsidR="7483654B" w:rsidRPr="00986499">
        <w:rPr>
          <w:rFonts w:ascii="Times New Roman" w:hAnsi="Times New Roman" w:cs="Times New Roman"/>
        </w:rPr>
        <w:t>the participant’s response</w:t>
      </w:r>
      <w:r w:rsidR="6167B83A" w:rsidRPr="00986499">
        <w:rPr>
          <w:rFonts w:ascii="Times New Roman" w:hAnsi="Times New Roman" w:cs="Times New Roman"/>
        </w:rPr>
        <w:t xml:space="preserve"> to the interview item asking whether a doctor or other health professional had ever told the participant she had PID.</w:t>
      </w:r>
      <w:r w:rsidR="7483654B" w:rsidRPr="00986499">
        <w:rPr>
          <w:rFonts w:ascii="Times New Roman" w:hAnsi="Times New Roman" w:cs="Times New Roman"/>
        </w:rPr>
        <w:t xml:space="preserve"> T</w:t>
      </w:r>
      <w:r w:rsidR="6167B83A" w:rsidRPr="00986499">
        <w:rPr>
          <w:rFonts w:ascii="Times New Roman" w:hAnsi="Times New Roman" w:cs="Times New Roman"/>
        </w:rPr>
        <w:t xml:space="preserve">he outcome of this study was infertility, which was defined </w:t>
      </w:r>
      <w:r w:rsidR="7483654B" w:rsidRPr="00986499">
        <w:rPr>
          <w:rFonts w:ascii="Times New Roman" w:hAnsi="Times New Roman" w:cs="Times New Roman"/>
        </w:rPr>
        <w:t xml:space="preserve">based on </w:t>
      </w:r>
      <w:r w:rsidR="6167B83A" w:rsidRPr="00986499">
        <w:rPr>
          <w:rFonts w:ascii="Times New Roman" w:hAnsi="Times New Roman" w:cs="Times New Roman"/>
        </w:rPr>
        <w:t>self-report of</w:t>
      </w:r>
      <w:r w:rsidR="7483654B" w:rsidRPr="00986499">
        <w:rPr>
          <w:rFonts w:ascii="Times New Roman" w:hAnsi="Times New Roman" w:cs="Times New Roman"/>
        </w:rPr>
        <w:t xml:space="preserve"> ever</w:t>
      </w:r>
      <w:r w:rsidR="6167B83A" w:rsidRPr="00986499">
        <w:rPr>
          <w:rFonts w:ascii="Times New Roman" w:hAnsi="Times New Roman" w:cs="Times New Roman"/>
        </w:rPr>
        <w:t xml:space="preserve"> trying to conceive for ≥ </w:t>
      </w:r>
      <w:r w:rsidR="0B1E1E64" w:rsidRPr="00986499">
        <w:rPr>
          <w:rFonts w:ascii="Times New Roman" w:hAnsi="Times New Roman" w:cs="Times New Roman"/>
        </w:rPr>
        <w:t>12 months without success. Covariates</w:t>
      </w:r>
      <w:r w:rsidR="64310016" w:rsidRPr="00986499">
        <w:rPr>
          <w:rFonts w:ascii="Times New Roman" w:hAnsi="Times New Roman" w:cs="Times New Roman"/>
        </w:rPr>
        <w:t xml:space="preserve"> </w:t>
      </w:r>
      <w:r w:rsidR="210FB5FA" w:rsidRPr="00986499">
        <w:rPr>
          <w:rFonts w:ascii="Times New Roman" w:hAnsi="Times New Roman" w:cs="Times New Roman"/>
        </w:rPr>
        <w:t xml:space="preserve">incorporated during this analysis were </w:t>
      </w:r>
      <w:r w:rsidR="7483654B" w:rsidRPr="00986499">
        <w:rPr>
          <w:rFonts w:ascii="Times New Roman" w:hAnsi="Times New Roman" w:cs="Times New Roman"/>
        </w:rPr>
        <w:t xml:space="preserve">selected </w:t>
      </w:r>
      <w:r w:rsidR="210FB5FA" w:rsidRPr="00986499">
        <w:rPr>
          <w:rFonts w:ascii="Times New Roman" w:hAnsi="Times New Roman" w:cs="Times New Roman"/>
        </w:rPr>
        <w:t>to reduce confounding and to reflect social and healthcare contexts relevant to fertility</w:t>
      </w:r>
      <w:r w:rsidR="62BC2BC6" w:rsidRPr="00986499">
        <w:rPr>
          <w:rFonts w:ascii="Times New Roman" w:hAnsi="Times New Roman" w:cs="Times New Roman"/>
        </w:rPr>
        <w:t xml:space="preserve">. Age was </w:t>
      </w:r>
      <w:r w:rsidR="3F09A020" w:rsidRPr="00986499">
        <w:rPr>
          <w:rFonts w:ascii="Times New Roman" w:hAnsi="Times New Roman" w:cs="Times New Roman"/>
        </w:rPr>
        <w:t xml:space="preserve">included </w:t>
      </w:r>
      <w:r w:rsidR="7483654B" w:rsidRPr="00986499">
        <w:rPr>
          <w:rFonts w:ascii="Times New Roman" w:hAnsi="Times New Roman" w:cs="Times New Roman"/>
        </w:rPr>
        <w:t>(</w:t>
      </w:r>
      <w:r w:rsidR="4D958B18" w:rsidRPr="00986499">
        <w:rPr>
          <w:rFonts w:ascii="Times New Roman" w:hAnsi="Times New Roman" w:cs="Times New Roman"/>
        </w:rPr>
        <w:t xml:space="preserve">as a </w:t>
      </w:r>
      <w:r w:rsidR="44B29B95" w:rsidRPr="00986499">
        <w:rPr>
          <w:rFonts w:ascii="Times New Roman" w:hAnsi="Times New Roman" w:cs="Times New Roman"/>
        </w:rPr>
        <w:t xml:space="preserve">continuous variable </w:t>
      </w:r>
      <w:r w:rsidR="7483654B" w:rsidRPr="00986499">
        <w:rPr>
          <w:rFonts w:ascii="Times New Roman" w:hAnsi="Times New Roman" w:cs="Times New Roman"/>
        </w:rPr>
        <w:t xml:space="preserve">in </w:t>
      </w:r>
      <w:r w:rsidR="44B29B95" w:rsidRPr="00986499">
        <w:rPr>
          <w:rFonts w:ascii="Times New Roman" w:hAnsi="Times New Roman" w:cs="Times New Roman"/>
        </w:rPr>
        <w:t>years)</w:t>
      </w:r>
      <w:r w:rsidR="4D958B18" w:rsidRPr="00986499">
        <w:rPr>
          <w:rFonts w:ascii="Times New Roman" w:hAnsi="Times New Roman" w:cs="Times New Roman"/>
        </w:rPr>
        <w:t xml:space="preserve"> because the ability to conceive, STI exposure history, and the likelihood of prior PID all vary with age</w:t>
      </w:r>
      <w:hyperlink r:id="rId37" w:anchor=":~:text=Fertility%20naturally%20declines%20as%20females,of%20eggs%20in%20the%20ovaries.&amp;text=The%20lower%20number%20of%20eggs,to%20a%20loss%20of%20fertility.&amp;text=These%20include:,conditions%20such%20as%20Down%20syndrome">
        <w:r w:rsidR="5C400C6F" w:rsidRPr="00986499">
          <w:rPr>
            <w:rStyle w:val="Hyperlink"/>
            <w:rFonts w:ascii="Times New Roman" w:hAnsi="Times New Roman" w:cs="Times New Roman"/>
            <w:vertAlign w:val="superscript"/>
          </w:rPr>
          <w:t>17</w:t>
        </w:r>
      </w:hyperlink>
      <w:r w:rsidR="3F09A020" w:rsidRPr="00986499">
        <w:rPr>
          <w:rFonts w:ascii="Times New Roman" w:hAnsi="Times New Roman" w:cs="Times New Roman"/>
        </w:rPr>
        <w:t xml:space="preserve">; </w:t>
      </w:r>
      <w:r w:rsidR="15E7D6D9" w:rsidRPr="00986499">
        <w:rPr>
          <w:rFonts w:ascii="Times New Roman" w:hAnsi="Times New Roman" w:cs="Times New Roman"/>
        </w:rPr>
        <w:t>therefore,</w:t>
      </w:r>
      <w:r w:rsidR="3F09A020" w:rsidRPr="00986499">
        <w:rPr>
          <w:rFonts w:ascii="Times New Roman" w:hAnsi="Times New Roman" w:cs="Times New Roman"/>
        </w:rPr>
        <w:t xml:space="preserve"> including it as a covariate allowed us to s</w:t>
      </w:r>
      <w:r w:rsidR="2E96E53C" w:rsidRPr="00986499">
        <w:rPr>
          <w:rFonts w:ascii="Times New Roman" w:hAnsi="Times New Roman" w:cs="Times New Roman"/>
        </w:rPr>
        <w:t xml:space="preserve">eparate the effect of PID from </w:t>
      </w:r>
      <w:r w:rsidR="3F09A020" w:rsidRPr="00986499">
        <w:rPr>
          <w:rFonts w:ascii="Times New Roman" w:hAnsi="Times New Roman" w:cs="Times New Roman"/>
        </w:rPr>
        <w:t xml:space="preserve">known </w:t>
      </w:r>
      <w:r w:rsidR="2E96E53C" w:rsidRPr="00986499">
        <w:rPr>
          <w:rFonts w:ascii="Times New Roman" w:hAnsi="Times New Roman" w:cs="Times New Roman"/>
        </w:rPr>
        <w:t xml:space="preserve">age-related differences in infertility risk. Race/ethnicity was included as a categorical variable (Mexican American, Other Hispanic, Non-Hispanic White, Non-Hispanic Black, Non-Hispanic Asian, and Other/Multiracial). This </w:t>
      </w:r>
      <w:r w:rsidR="205BEFC5" w:rsidRPr="00986499">
        <w:rPr>
          <w:rFonts w:ascii="Times New Roman" w:hAnsi="Times New Roman" w:cs="Times New Roman"/>
        </w:rPr>
        <w:t xml:space="preserve">variable captures population stratification and long-standing </w:t>
      </w:r>
      <w:r w:rsidR="44B29B95" w:rsidRPr="00986499">
        <w:rPr>
          <w:rFonts w:ascii="Times New Roman" w:hAnsi="Times New Roman" w:cs="Times New Roman"/>
        </w:rPr>
        <w:t>structural</w:t>
      </w:r>
      <w:r w:rsidR="205BEFC5" w:rsidRPr="00986499">
        <w:rPr>
          <w:rFonts w:ascii="Times New Roman" w:hAnsi="Times New Roman" w:cs="Times New Roman"/>
        </w:rPr>
        <w:t xml:space="preserve"> </w:t>
      </w:r>
      <w:r w:rsidR="44B29B95" w:rsidRPr="00986499">
        <w:rPr>
          <w:rFonts w:ascii="Times New Roman" w:hAnsi="Times New Roman" w:cs="Times New Roman"/>
        </w:rPr>
        <w:t>inequities</w:t>
      </w:r>
      <w:r w:rsidR="205BEFC5" w:rsidRPr="00986499">
        <w:rPr>
          <w:rFonts w:ascii="Times New Roman" w:hAnsi="Times New Roman" w:cs="Times New Roman"/>
        </w:rPr>
        <w:t xml:space="preserve"> that shape STI burden, access to timely treatment, and subse</w:t>
      </w:r>
      <w:r w:rsidR="44B29B95" w:rsidRPr="00986499">
        <w:rPr>
          <w:rFonts w:ascii="Times New Roman" w:hAnsi="Times New Roman" w:cs="Times New Roman"/>
        </w:rPr>
        <w:t>quent reproductive outcomes</w:t>
      </w:r>
      <w:hyperlink r:id="rId38">
        <w:r w:rsidR="2F706E0B" w:rsidRPr="00986499">
          <w:rPr>
            <w:rStyle w:val="Hyperlink"/>
            <w:rFonts w:ascii="Times New Roman" w:hAnsi="Times New Roman" w:cs="Times New Roman"/>
            <w:vertAlign w:val="superscript"/>
          </w:rPr>
          <w:t>18</w:t>
        </w:r>
      </w:hyperlink>
      <w:r w:rsidR="44B29B95" w:rsidRPr="00986499">
        <w:rPr>
          <w:rFonts w:ascii="Times New Roman" w:hAnsi="Times New Roman" w:cs="Times New Roman"/>
        </w:rPr>
        <w:t xml:space="preserve">. </w:t>
      </w:r>
      <w:r w:rsidR="63E2D5D2" w:rsidRPr="00986499">
        <w:rPr>
          <w:rFonts w:ascii="Times New Roman" w:hAnsi="Times New Roman" w:cs="Times New Roman"/>
        </w:rPr>
        <w:t xml:space="preserve">Socioeconomic position was represented by the family income-to-poverty ratio, treated primarily as a </w:t>
      </w:r>
      <w:r w:rsidR="00FB6BB7" w:rsidRPr="00986499">
        <w:rPr>
          <w:rFonts w:ascii="Times New Roman" w:hAnsi="Times New Roman" w:cs="Times New Roman"/>
        </w:rPr>
        <w:t>categorical</w:t>
      </w:r>
      <w:r w:rsidR="63E2D5D2" w:rsidRPr="00986499">
        <w:rPr>
          <w:rFonts w:ascii="Times New Roman" w:hAnsi="Times New Roman" w:cs="Times New Roman"/>
        </w:rPr>
        <w:t xml:space="preserve"> </w:t>
      </w:r>
      <w:r w:rsidR="00FB6BB7" w:rsidRPr="00986499">
        <w:rPr>
          <w:rFonts w:ascii="Times New Roman" w:hAnsi="Times New Roman" w:cs="Times New Roman"/>
        </w:rPr>
        <w:t>variable</w:t>
      </w:r>
      <w:r w:rsidR="63E2D5D2" w:rsidRPr="00986499">
        <w:rPr>
          <w:rFonts w:ascii="Times New Roman" w:hAnsi="Times New Roman" w:cs="Times New Roman"/>
        </w:rPr>
        <w:t xml:space="preserve"> and grouped into low (&lt;1.0), medium (1.0-&lt;3.0), and high (</w:t>
      </w:r>
      <w:r w:rsidR="6E1F0475" w:rsidRPr="00986499">
        <w:rPr>
          <w:rFonts w:ascii="Times New Roman" w:hAnsi="Times New Roman" w:cs="Times New Roman"/>
        </w:rPr>
        <w:t>≥3.0). Thi</w:t>
      </w:r>
      <w:r w:rsidR="39D00001" w:rsidRPr="00986499">
        <w:rPr>
          <w:rFonts w:ascii="Times New Roman" w:hAnsi="Times New Roman" w:cs="Times New Roman"/>
        </w:rPr>
        <w:t xml:space="preserve">s measure reflects a household’s economic resources, which can shape whether an individual can afford preventive visits and medications, arrange transportation and time off work for </w:t>
      </w:r>
      <w:r w:rsidR="7762BDF9" w:rsidRPr="00986499">
        <w:rPr>
          <w:rFonts w:ascii="Times New Roman" w:hAnsi="Times New Roman" w:cs="Times New Roman"/>
        </w:rPr>
        <w:t>appointments</w:t>
      </w:r>
      <w:r w:rsidR="39D00001" w:rsidRPr="00986499">
        <w:rPr>
          <w:rFonts w:ascii="Times New Roman" w:hAnsi="Times New Roman" w:cs="Times New Roman"/>
        </w:rPr>
        <w:t xml:space="preserve">, </w:t>
      </w:r>
      <w:r w:rsidR="7762BDF9" w:rsidRPr="00986499">
        <w:rPr>
          <w:rFonts w:ascii="Times New Roman" w:hAnsi="Times New Roman" w:cs="Times New Roman"/>
        </w:rPr>
        <w:t>understand and follow through on referrals, and cope with day-to-day stressors that affect healt</w:t>
      </w:r>
      <w:r w:rsidR="641A91ED" w:rsidRPr="00986499">
        <w:rPr>
          <w:rFonts w:ascii="Times New Roman" w:hAnsi="Times New Roman" w:cs="Times New Roman"/>
        </w:rPr>
        <w:t>h</w:t>
      </w:r>
      <w:hyperlink r:id="rId39">
        <w:r w:rsidR="641A91ED" w:rsidRPr="00986499">
          <w:rPr>
            <w:rStyle w:val="Hyperlink"/>
            <w:rFonts w:ascii="Times New Roman" w:hAnsi="Times New Roman" w:cs="Times New Roman"/>
            <w:vertAlign w:val="superscript"/>
          </w:rPr>
          <w:t>19</w:t>
        </w:r>
      </w:hyperlink>
      <w:r w:rsidR="00DA483D" w:rsidRPr="00986499">
        <w:t xml:space="preserve">. </w:t>
      </w:r>
      <w:r w:rsidR="6AA848DE" w:rsidRPr="00986499">
        <w:rPr>
          <w:rFonts w:ascii="Times New Roman" w:hAnsi="Times New Roman" w:cs="Times New Roman"/>
        </w:rPr>
        <w:t>Healthcare coverage was assessed as a binary variable indicating current health insurance (insured vs. uninsured), recognizing that coverage facilitates</w:t>
      </w:r>
      <w:r w:rsidR="48E262CE" w:rsidRPr="00986499">
        <w:rPr>
          <w:rFonts w:ascii="Times New Roman" w:hAnsi="Times New Roman" w:cs="Times New Roman"/>
        </w:rPr>
        <w:t xml:space="preserve"> screening, early treatment of pelvic infections, and referral pathways for infertility evaluation. Usual source of care was measured as a binary </w:t>
      </w:r>
      <w:r w:rsidR="1B9028EE" w:rsidRPr="00986499">
        <w:rPr>
          <w:rFonts w:ascii="Times New Roman" w:hAnsi="Times New Roman" w:cs="Times New Roman"/>
        </w:rPr>
        <w:t>variable</w:t>
      </w:r>
      <w:r w:rsidR="48E262CE" w:rsidRPr="00986499">
        <w:rPr>
          <w:rFonts w:ascii="Times New Roman" w:hAnsi="Times New Roman" w:cs="Times New Roman"/>
        </w:rPr>
        <w:t xml:space="preserve"> (has vs. does not have a regular place for care) because continuity and accessibility of care increase opportunities for STI testing, PID management, and timely fertility counseling</w:t>
      </w:r>
      <w:hyperlink r:id="rId40">
        <w:r w:rsidR="7AAF0E2E" w:rsidRPr="00986499">
          <w:rPr>
            <w:rStyle w:val="Hyperlink"/>
            <w:rFonts w:ascii="Times New Roman" w:hAnsi="Times New Roman" w:cs="Times New Roman"/>
            <w:vertAlign w:val="superscript"/>
          </w:rPr>
          <w:t>20</w:t>
        </w:r>
      </w:hyperlink>
      <w:r w:rsidR="7AAF0E2E" w:rsidRPr="00986499">
        <w:rPr>
          <w:rFonts w:ascii="Times New Roman" w:hAnsi="Times New Roman" w:cs="Times New Roman"/>
        </w:rPr>
        <w:t>.</w:t>
      </w:r>
      <w:r w:rsidR="1BD2C5E4" w:rsidRPr="00986499">
        <w:rPr>
          <w:rFonts w:ascii="Times New Roman" w:hAnsi="Times New Roman" w:cs="Times New Roman"/>
        </w:rPr>
        <w:t xml:space="preserve">Finally, this analysis reported </w:t>
      </w:r>
      <w:r w:rsidR="574F64FB" w:rsidRPr="00986499">
        <w:rPr>
          <w:rFonts w:ascii="Times New Roman" w:hAnsi="Times New Roman" w:cs="Times New Roman"/>
        </w:rPr>
        <w:t>whether</w:t>
      </w:r>
      <w:r w:rsidR="1BD2C5E4" w:rsidRPr="00986499">
        <w:rPr>
          <w:rFonts w:ascii="Times New Roman" w:hAnsi="Times New Roman" w:cs="Times New Roman"/>
        </w:rPr>
        <w:t xml:space="preserve"> </w:t>
      </w:r>
      <w:r w:rsidR="574F64FB" w:rsidRPr="00986499">
        <w:rPr>
          <w:rFonts w:ascii="Times New Roman" w:hAnsi="Times New Roman" w:cs="Times New Roman"/>
        </w:rPr>
        <w:t>respondents</w:t>
      </w:r>
      <w:r w:rsidR="1BD2C5E4" w:rsidRPr="00986499">
        <w:rPr>
          <w:rFonts w:ascii="Times New Roman" w:hAnsi="Times New Roman" w:cs="Times New Roman"/>
        </w:rPr>
        <w:t xml:space="preserve"> had ever sought medical care for infertility. This variable </w:t>
      </w:r>
      <w:r w:rsidR="1BD2C5E4" w:rsidRPr="00986499">
        <w:rPr>
          <w:rFonts w:ascii="Times New Roman" w:hAnsi="Times New Roman" w:cs="Times New Roman"/>
        </w:rPr>
        <w:lastRenderedPageBreak/>
        <w:t xml:space="preserve">is </w:t>
      </w:r>
      <w:r w:rsidR="7E7C4A4E" w:rsidRPr="00986499">
        <w:rPr>
          <w:rFonts w:ascii="Times New Roman" w:hAnsi="Times New Roman" w:cs="Times New Roman"/>
        </w:rPr>
        <w:t xml:space="preserve">included as contextual information about care-seeking, rather than as a </w:t>
      </w:r>
      <w:r w:rsidR="6B1E42FE" w:rsidRPr="00986499">
        <w:rPr>
          <w:rFonts w:ascii="Times New Roman" w:hAnsi="Times New Roman" w:cs="Times New Roman"/>
        </w:rPr>
        <w:t>confounder</w:t>
      </w:r>
      <w:r w:rsidR="7E7C4A4E" w:rsidRPr="00986499">
        <w:rPr>
          <w:rFonts w:ascii="Times New Roman" w:hAnsi="Times New Roman" w:cs="Times New Roman"/>
        </w:rPr>
        <w:t xml:space="preserve"> to help interpret differences in service use by PID. </w:t>
      </w:r>
      <w:r w:rsidR="0CE37BC3" w:rsidRPr="00986499">
        <w:rPr>
          <w:rFonts w:ascii="Times New Roman" w:hAnsi="Times New Roman" w:cs="Times New Roman"/>
        </w:rPr>
        <w:t xml:space="preserve">All covariates were obtained from the </w:t>
      </w:r>
      <w:r w:rsidR="14A80DD2" w:rsidRPr="00986499">
        <w:rPr>
          <w:rFonts w:ascii="Times New Roman" w:hAnsi="Times New Roman" w:cs="Times New Roman"/>
        </w:rPr>
        <w:t>standardized NHANES household interview and health care utilization questionnaires</w:t>
      </w:r>
      <w:r w:rsidR="5168B67D" w:rsidRPr="00986499">
        <w:rPr>
          <w:rFonts w:ascii="Times New Roman" w:hAnsi="Times New Roman" w:cs="Times New Roman"/>
        </w:rPr>
        <w:t xml:space="preserve"> along with previous literature focusing on </w:t>
      </w:r>
      <w:r w:rsidR="52B4E0E1" w:rsidRPr="00986499">
        <w:rPr>
          <w:rFonts w:ascii="Times New Roman" w:hAnsi="Times New Roman" w:cs="Times New Roman"/>
        </w:rPr>
        <w:t xml:space="preserve">history of PID among women and infertility. </w:t>
      </w:r>
    </w:p>
    <w:p w14:paraId="4ADC89C0" w14:textId="77777777" w:rsidR="00F002DC" w:rsidRPr="00986499" w:rsidRDefault="59291E6E" w:rsidP="00986499">
      <w:pPr>
        <w:spacing w:before="100" w:beforeAutospacing="1" w:after="100" w:afterAutospacing="1" w:line="360" w:lineRule="auto"/>
        <w:ind w:firstLine="720"/>
        <w:rPr>
          <w:rFonts w:ascii="Times New Roman" w:hAnsi="Times New Roman" w:cs="Times New Roman"/>
          <w:b/>
          <w:bCs/>
          <w:i/>
          <w:iCs/>
        </w:rPr>
      </w:pPr>
      <w:r w:rsidRPr="00986499">
        <w:rPr>
          <w:rFonts w:ascii="Times New Roman" w:hAnsi="Times New Roman" w:cs="Times New Roman"/>
          <w:b/>
          <w:bCs/>
          <w:i/>
          <w:iCs/>
        </w:rPr>
        <w:t>Statistical Analysis</w:t>
      </w:r>
    </w:p>
    <w:p w14:paraId="2EE63404" w14:textId="0EF1613B" w:rsidR="004028F6" w:rsidRPr="00986499" w:rsidRDefault="004028F6" w:rsidP="00986499">
      <w:pPr>
        <w:spacing w:before="100" w:beforeAutospacing="1" w:after="100" w:afterAutospacing="1" w:line="360" w:lineRule="auto"/>
        <w:rPr>
          <w:rFonts w:ascii="Times New Roman" w:hAnsi="Times New Roman" w:cs="Times New Roman"/>
        </w:rPr>
      </w:pPr>
      <w:r w:rsidRPr="00986499">
        <w:rPr>
          <w:rFonts w:ascii="Times New Roman" w:hAnsi="Times New Roman" w:cs="Times New Roman"/>
          <w:b/>
          <w:bCs/>
        </w:rPr>
        <w:tab/>
      </w:r>
      <w:r w:rsidR="00462FBF" w:rsidRPr="00986499">
        <w:rPr>
          <w:rFonts w:ascii="Times New Roman" w:hAnsi="Times New Roman" w:cs="Times New Roman"/>
        </w:rPr>
        <w:t xml:space="preserve">Statistical analysis was </w:t>
      </w:r>
      <w:r w:rsidR="007B632C" w:rsidRPr="00986499">
        <w:rPr>
          <w:rFonts w:ascii="Times New Roman" w:hAnsi="Times New Roman" w:cs="Times New Roman"/>
        </w:rPr>
        <w:t xml:space="preserve">conducted utilizing SAS 9.4. </w:t>
      </w:r>
      <w:r w:rsidR="002C5D82" w:rsidRPr="00986499">
        <w:rPr>
          <w:rFonts w:ascii="Times New Roman" w:hAnsi="Times New Roman" w:cs="Times New Roman"/>
        </w:rPr>
        <w:t xml:space="preserve"> Descriptive statistics characterized the study sample overall and by history of pelvic inflammatory disease (PID: yes/no). </w:t>
      </w:r>
      <w:r w:rsidR="00840E1E" w:rsidRPr="00986499">
        <w:rPr>
          <w:rFonts w:ascii="Times New Roman" w:hAnsi="Times New Roman" w:cs="Times New Roman"/>
        </w:rPr>
        <w:t>Continuous variables (age in years; income-to-poverty ratio) were summarized as means and standard deviation</w:t>
      </w:r>
      <w:r w:rsidR="001251CB" w:rsidRPr="00986499">
        <w:rPr>
          <w:rFonts w:ascii="Times New Roman" w:hAnsi="Times New Roman" w:cs="Times New Roman"/>
        </w:rPr>
        <w:t>s, while displaying stra</w:t>
      </w:r>
      <w:r w:rsidR="00D975E0" w:rsidRPr="00986499">
        <w:rPr>
          <w:rFonts w:ascii="Times New Roman" w:hAnsi="Times New Roman" w:cs="Times New Roman"/>
        </w:rPr>
        <w:t>tifie</w:t>
      </w:r>
      <w:r w:rsidR="003C4220" w:rsidRPr="00986499">
        <w:rPr>
          <w:rFonts w:ascii="Times New Roman" w:hAnsi="Times New Roman" w:cs="Times New Roman"/>
        </w:rPr>
        <w:t>d by PID status. Categorical variables (race/ethnicity, current health insurance coverage, usual source of care, and infertility status) were summarized as frequenc</w:t>
      </w:r>
      <w:r w:rsidR="004E52E5" w:rsidRPr="00986499">
        <w:rPr>
          <w:rFonts w:ascii="Times New Roman" w:hAnsi="Times New Roman" w:cs="Times New Roman"/>
        </w:rPr>
        <w:t>i</w:t>
      </w:r>
      <w:r w:rsidR="003C4220" w:rsidRPr="00986499">
        <w:rPr>
          <w:rFonts w:ascii="Times New Roman" w:hAnsi="Times New Roman" w:cs="Times New Roman"/>
        </w:rPr>
        <w:t xml:space="preserve">es and percentages. </w:t>
      </w:r>
      <w:r w:rsidR="003152CB" w:rsidRPr="00986499">
        <w:rPr>
          <w:rFonts w:ascii="Times New Roman" w:hAnsi="Times New Roman" w:cs="Times New Roman"/>
        </w:rPr>
        <w:t>Group differences were evaluated with chi-square tests from cross-tabulations of PID status with each categorical characteristic.</w:t>
      </w:r>
      <w:r w:rsidR="003152CB" w:rsidRPr="00986499">
        <w:t xml:space="preserve"> </w:t>
      </w:r>
      <w:r w:rsidR="003152CB" w:rsidRPr="00986499">
        <w:rPr>
          <w:rFonts w:ascii="Times New Roman" w:hAnsi="Times New Roman" w:cs="Times New Roman"/>
        </w:rPr>
        <w:t xml:space="preserve">Additionally, the prevalence of infertility within PID strata </w:t>
      </w:r>
      <w:r w:rsidR="00546BDD" w:rsidRPr="00986499">
        <w:rPr>
          <w:rFonts w:ascii="Times New Roman" w:hAnsi="Times New Roman" w:cs="Times New Roman"/>
        </w:rPr>
        <w:t xml:space="preserve">was estimated using survey-weighted percentages to reflect the NHANES design. </w:t>
      </w:r>
    </w:p>
    <w:p w14:paraId="60BDED7F" w14:textId="470CA64A" w:rsidR="00C56568" w:rsidRPr="00986499" w:rsidRDefault="00E948ED" w:rsidP="00986499">
      <w:pPr>
        <w:spacing w:before="100" w:beforeAutospacing="1" w:after="100" w:afterAutospacing="1" w:line="360" w:lineRule="auto"/>
        <w:rPr>
          <w:rFonts w:ascii="Times New Roman" w:hAnsi="Times New Roman" w:cs="Times New Roman"/>
        </w:rPr>
      </w:pPr>
      <w:r w:rsidRPr="00986499">
        <w:rPr>
          <w:rFonts w:ascii="Times New Roman" w:hAnsi="Times New Roman" w:cs="Times New Roman"/>
        </w:rPr>
        <w:tab/>
      </w:r>
      <w:r w:rsidR="2A58AB1B" w:rsidRPr="00986499">
        <w:rPr>
          <w:rFonts w:ascii="Times New Roman" w:hAnsi="Times New Roman" w:cs="Times New Roman"/>
        </w:rPr>
        <w:t>T</w:t>
      </w:r>
      <w:r w:rsidR="7B9C0F52" w:rsidRPr="00986499">
        <w:rPr>
          <w:rFonts w:ascii="Times New Roman" w:hAnsi="Times New Roman" w:cs="Times New Roman"/>
        </w:rPr>
        <w:t xml:space="preserve">he association between PID and infertility </w:t>
      </w:r>
      <w:r w:rsidR="29D89C6D" w:rsidRPr="00986499">
        <w:rPr>
          <w:rFonts w:ascii="Times New Roman" w:hAnsi="Times New Roman" w:cs="Times New Roman"/>
        </w:rPr>
        <w:t xml:space="preserve">was evaluated using logistic regression, treating infertility (yes/no) as </w:t>
      </w:r>
      <w:r w:rsidR="79CBF49E" w:rsidRPr="00986499">
        <w:rPr>
          <w:rFonts w:ascii="Times New Roman" w:hAnsi="Times New Roman" w:cs="Times New Roman"/>
        </w:rPr>
        <w:t>the dependent variable</w:t>
      </w:r>
      <w:r w:rsidR="29D89C6D" w:rsidRPr="00986499">
        <w:rPr>
          <w:rFonts w:ascii="Times New Roman" w:hAnsi="Times New Roman" w:cs="Times New Roman"/>
        </w:rPr>
        <w:t xml:space="preserve"> and PID (yes/no) as the primar</w:t>
      </w:r>
      <w:r w:rsidR="239D9746" w:rsidRPr="00986499">
        <w:rPr>
          <w:rFonts w:ascii="Times New Roman" w:hAnsi="Times New Roman" w:cs="Times New Roman"/>
        </w:rPr>
        <w:t>y</w:t>
      </w:r>
      <w:r w:rsidR="29D89C6D" w:rsidRPr="00986499">
        <w:rPr>
          <w:rFonts w:ascii="Times New Roman" w:hAnsi="Times New Roman" w:cs="Times New Roman"/>
        </w:rPr>
        <w:t xml:space="preserve"> </w:t>
      </w:r>
      <w:r w:rsidR="239D9746" w:rsidRPr="00986499">
        <w:rPr>
          <w:rFonts w:ascii="Times New Roman" w:hAnsi="Times New Roman" w:cs="Times New Roman"/>
        </w:rPr>
        <w:t xml:space="preserve">independent variable. Three model </w:t>
      </w:r>
      <w:r w:rsidR="3BE0A643" w:rsidRPr="00986499">
        <w:rPr>
          <w:rFonts w:ascii="Times New Roman" w:hAnsi="Times New Roman" w:cs="Times New Roman"/>
        </w:rPr>
        <w:t>specifications</w:t>
      </w:r>
      <w:r w:rsidR="239D9746" w:rsidRPr="00986499">
        <w:rPr>
          <w:rFonts w:ascii="Times New Roman" w:hAnsi="Times New Roman" w:cs="Times New Roman"/>
        </w:rPr>
        <w:t xml:space="preserve"> were </w:t>
      </w:r>
      <w:r w:rsidR="3BE0A643" w:rsidRPr="00986499">
        <w:rPr>
          <w:rFonts w:ascii="Times New Roman" w:hAnsi="Times New Roman" w:cs="Times New Roman"/>
        </w:rPr>
        <w:t>fit:</w:t>
      </w:r>
      <w:r w:rsidR="3F956A62" w:rsidRPr="00986499">
        <w:rPr>
          <w:rFonts w:ascii="Times New Roman" w:hAnsi="Times New Roman" w:cs="Times New Roman"/>
        </w:rPr>
        <w:t xml:space="preserve"> (1) an unadjusted model including PID only; (2) an age-adjusted model; and (3) a fully adjusted model including age</w:t>
      </w:r>
      <w:r w:rsidR="13A99F11" w:rsidRPr="00986499">
        <w:rPr>
          <w:rFonts w:ascii="Times New Roman" w:hAnsi="Times New Roman" w:cs="Times New Roman"/>
        </w:rPr>
        <w:t xml:space="preserve">, race/ethnicity, </w:t>
      </w:r>
      <w:r w:rsidR="00AB3F52" w:rsidRPr="00986499">
        <w:rPr>
          <w:rFonts w:ascii="Times New Roman" w:hAnsi="Times New Roman" w:cs="Times New Roman"/>
        </w:rPr>
        <w:t xml:space="preserve">categorical </w:t>
      </w:r>
      <w:r w:rsidR="13A99F11" w:rsidRPr="00986499">
        <w:rPr>
          <w:rFonts w:ascii="Times New Roman" w:hAnsi="Times New Roman" w:cs="Times New Roman"/>
        </w:rPr>
        <w:t>income- to-poverty ratio</w:t>
      </w:r>
      <w:r w:rsidR="1593C116" w:rsidRPr="00986499">
        <w:rPr>
          <w:rFonts w:ascii="Times New Roman" w:hAnsi="Times New Roman" w:cs="Times New Roman"/>
        </w:rPr>
        <w:t xml:space="preserve"> (</w:t>
      </w:r>
      <w:r w:rsidR="01C342A1" w:rsidRPr="00986499">
        <w:rPr>
          <w:rFonts w:ascii="Times New Roman" w:hAnsi="Times New Roman" w:cs="Times New Roman"/>
        </w:rPr>
        <w:t>cut points</w:t>
      </w:r>
      <w:r w:rsidR="7ECD9086" w:rsidRPr="00986499">
        <w:rPr>
          <w:rFonts w:ascii="Times New Roman" w:hAnsi="Times New Roman" w:cs="Times New Roman"/>
        </w:rPr>
        <w:t xml:space="preserve"> </w:t>
      </w:r>
      <w:r w:rsidR="1593C116" w:rsidRPr="00986499">
        <w:rPr>
          <w:rFonts w:ascii="Times New Roman" w:hAnsi="Times New Roman" w:cs="Times New Roman"/>
        </w:rPr>
        <w:t xml:space="preserve">categorized as &lt;1.0, 1.0-&lt;3.0, </w:t>
      </w:r>
      <w:r w:rsidR="01C342A1" w:rsidRPr="00986499">
        <w:rPr>
          <w:rFonts w:ascii="Times New Roman" w:hAnsi="Times New Roman" w:cs="Times New Roman"/>
        </w:rPr>
        <w:t>≥ 3.0), current health insurance coverage (insured vs. uninsured), and usual source of care (has vs. does not have a regular place for care). Reference categories were prespecified as: no PID, non-Hispanic White, income-to-poverty ratio 1.0-</w:t>
      </w:r>
      <w:r w:rsidR="4E4572BD" w:rsidRPr="00986499">
        <w:rPr>
          <w:rFonts w:ascii="Times New Roman" w:hAnsi="Times New Roman" w:cs="Times New Roman"/>
        </w:rPr>
        <w:t xml:space="preserve"> </w:t>
      </w:r>
      <w:r w:rsidR="01C342A1" w:rsidRPr="00986499">
        <w:rPr>
          <w:rFonts w:ascii="Times New Roman" w:hAnsi="Times New Roman" w:cs="Times New Roman"/>
        </w:rPr>
        <w:t>&lt;</w:t>
      </w:r>
      <w:r w:rsidR="4E4572BD" w:rsidRPr="00986499">
        <w:rPr>
          <w:rFonts w:ascii="Times New Roman" w:hAnsi="Times New Roman" w:cs="Times New Roman"/>
        </w:rPr>
        <w:t xml:space="preserve"> </w:t>
      </w:r>
      <w:r w:rsidR="01C342A1" w:rsidRPr="00986499">
        <w:rPr>
          <w:rFonts w:ascii="Times New Roman" w:hAnsi="Times New Roman" w:cs="Times New Roman"/>
        </w:rPr>
        <w:t>3.0</w:t>
      </w:r>
      <w:r w:rsidR="4E4572BD" w:rsidRPr="00986499">
        <w:rPr>
          <w:rFonts w:ascii="Times New Roman" w:hAnsi="Times New Roman" w:cs="Times New Roman"/>
        </w:rPr>
        <w:t xml:space="preserve">, insured, and has a usual place for care. Model estimates </w:t>
      </w:r>
      <w:r w:rsidR="44BE4799" w:rsidRPr="00986499">
        <w:rPr>
          <w:rFonts w:ascii="Times New Roman" w:hAnsi="Times New Roman" w:cs="Times New Roman"/>
        </w:rPr>
        <w:t xml:space="preserve">were </w:t>
      </w:r>
      <w:r w:rsidR="4E4572BD" w:rsidRPr="00986499">
        <w:rPr>
          <w:rFonts w:ascii="Times New Roman" w:hAnsi="Times New Roman" w:cs="Times New Roman"/>
        </w:rPr>
        <w:t>presented as odds</w:t>
      </w:r>
      <w:r w:rsidR="44BE4799" w:rsidRPr="00986499">
        <w:rPr>
          <w:rFonts w:ascii="Times New Roman" w:hAnsi="Times New Roman" w:cs="Times New Roman"/>
        </w:rPr>
        <w:t xml:space="preserve"> ratios (ORs) with 95% confidence intervals (CIs); two-sided </w:t>
      </w:r>
      <w:r w:rsidR="7C50E358" w:rsidRPr="00986499">
        <w:rPr>
          <w:rFonts w:ascii="Times New Roman" w:hAnsi="Times New Roman" w:cs="Times New Roman"/>
        </w:rPr>
        <w:t>α=0.05 defined statistical significance.</w:t>
      </w:r>
      <w:r w:rsidR="00C56568" w:rsidRPr="00986499">
        <w:rPr>
          <w:rFonts w:ascii="Times New Roman" w:hAnsi="Times New Roman" w:cs="Times New Roman"/>
        </w:rPr>
        <w:tab/>
      </w:r>
    </w:p>
    <w:p w14:paraId="416F54BE" w14:textId="1D3463BA" w:rsidR="00CD6550" w:rsidRPr="00986499" w:rsidRDefault="00CD6550" w:rsidP="00986499">
      <w:pPr>
        <w:pStyle w:val="NormalWeb"/>
        <w:spacing w:line="360" w:lineRule="auto"/>
        <w:ind w:firstLine="720"/>
      </w:pPr>
      <w:r w:rsidRPr="00986499">
        <w:t>Since NHANES uses a complex, multistage probability sample, survey-weighted logistic regression served as the primary analytic approach</w:t>
      </w:r>
      <w:r w:rsidR="005129A5" w:rsidRPr="00986499">
        <w:t xml:space="preserve"> to generate nationally representative estimates</w:t>
      </w:r>
      <w:r w:rsidRPr="00986499">
        <w:t xml:space="preserve">. Models incorporated interview weights, strata, and primary sampling units to generate nationally representative estimates with appropriate variance estimation. To assess robustness, </w:t>
      </w:r>
      <w:r w:rsidRPr="00986499">
        <w:lastRenderedPageBreak/>
        <w:t>the fully adjusted model was re-fit using unweighted logistic regression, allowing comparison of effect estimates with and without application of survey weights. Estimates were similar across weighted and unweighted models, supporting the stability of the findings.</w:t>
      </w:r>
    </w:p>
    <w:p w14:paraId="75D84A25" w14:textId="77777777" w:rsidR="00F002DC" w:rsidRPr="00986499" w:rsidRDefault="00F002DC" w:rsidP="00986499">
      <w:pPr>
        <w:spacing w:before="100" w:beforeAutospacing="1" w:after="100" w:afterAutospacing="1" w:line="360" w:lineRule="auto"/>
        <w:rPr>
          <w:rFonts w:ascii="Times New Roman" w:hAnsi="Times New Roman" w:cs="Times New Roman"/>
          <w:b/>
          <w:bCs/>
        </w:rPr>
      </w:pPr>
      <w:r w:rsidRPr="00986499">
        <w:rPr>
          <w:rFonts w:ascii="Times New Roman" w:hAnsi="Times New Roman" w:cs="Times New Roman"/>
          <w:b/>
          <w:bCs/>
        </w:rPr>
        <w:t>Results</w:t>
      </w:r>
    </w:p>
    <w:p w14:paraId="3EEAA380" w14:textId="222693C7" w:rsidR="001D4EC3" w:rsidRPr="00986499" w:rsidRDefault="001D4EC3" w:rsidP="00986499">
      <w:pPr>
        <w:spacing w:before="100" w:beforeAutospacing="1" w:after="100" w:afterAutospacing="1" w:line="360" w:lineRule="auto"/>
        <w:rPr>
          <w:rFonts w:ascii="Times New Roman" w:hAnsi="Times New Roman" w:cs="Times New Roman"/>
          <w:b/>
          <w:bCs/>
          <w:i/>
          <w:iCs/>
        </w:rPr>
      </w:pPr>
      <w:r w:rsidRPr="00986499">
        <w:rPr>
          <w:rFonts w:ascii="Times New Roman" w:hAnsi="Times New Roman" w:cs="Times New Roman"/>
          <w:b/>
          <w:bCs/>
        </w:rPr>
        <w:tab/>
      </w:r>
      <w:r w:rsidR="77DD19C9" w:rsidRPr="00986499">
        <w:rPr>
          <w:rFonts w:ascii="Times New Roman" w:hAnsi="Times New Roman" w:cs="Times New Roman"/>
          <w:b/>
          <w:bCs/>
          <w:i/>
          <w:iCs/>
        </w:rPr>
        <w:t>Sample Characteristics</w:t>
      </w:r>
    </w:p>
    <w:p w14:paraId="2EB1EE64" w14:textId="0090FBAE" w:rsidR="00591E4C" w:rsidRPr="00986499" w:rsidRDefault="00C55B14" w:rsidP="00986499">
      <w:pPr>
        <w:spacing w:before="100" w:beforeAutospacing="1" w:after="100" w:afterAutospacing="1" w:line="360" w:lineRule="auto"/>
        <w:rPr>
          <w:rFonts w:ascii="Times New Roman" w:eastAsia="Times New Roman" w:hAnsi="Times New Roman" w:cs="Times New Roman"/>
        </w:rPr>
      </w:pPr>
      <w:r w:rsidRPr="00986499">
        <w:rPr>
          <w:rFonts w:ascii="Times New Roman" w:hAnsi="Times New Roman" w:cs="Times New Roman"/>
        </w:rPr>
        <w:tab/>
      </w:r>
      <w:r w:rsidR="0B22F3EF" w:rsidRPr="00986499">
        <w:rPr>
          <w:rFonts w:ascii="Times New Roman" w:hAnsi="Times New Roman" w:cs="Times New Roman"/>
        </w:rPr>
        <w:t xml:space="preserve">In Table 1, a </w:t>
      </w:r>
      <w:r w:rsidR="21FB57EB" w:rsidRPr="00986499">
        <w:rPr>
          <w:rFonts w:ascii="Times New Roman" w:hAnsi="Times New Roman" w:cs="Times New Roman"/>
        </w:rPr>
        <w:t>total</w:t>
      </w:r>
      <w:r w:rsidR="0B22F3EF" w:rsidRPr="00986499">
        <w:rPr>
          <w:rFonts w:ascii="Times New Roman" w:hAnsi="Times New Roman" w:cs="Times New Roman"/>
        </w:rPr>
        <w:t xml:space="preserve"> of 2,813 </w:t>
      </w:r>
      <w:r w:rsidR="126E30B6" w:rsidRPr="00986499">
        <w:rPr>
          <w:rFonts w:ascii="Times New Roman" w:hAnsi="Times New Roman" w:cs="Times New Roman"/>
        </w:rPr>
        <w:t xml:space="preserve">U.S. </w:t>
      </w:r>
      <w:r w:rsidR="0B22F3EF" w:rsidRPr="00986499">
        <w:rPr>
          <w:rFonts w:ascii="Times New Roman" w:hAnsi="Times New Roman" w:cs="Times New Roman"/>
        </w:rPr>
        <w:t>women aged 18-59 years were included in the descriptive analysis. Overall, 178 women (6.33%) reported a lifetime history of pelvic inflammatory disease</w:t>
      </w:r>
      <w:r w:rsidR="124A1FB8" w:rsidRPr="00986499">
        <w:rPr>
          <w:rFonts w:ascii="Times New Roman" w:hAnsi="Times New Roman" w:cs="Times New Roman"/>
        </w:rPr>
        <w:t xml:space="preserve">, and 2,635 (93.67%) reported no history of PID. The sample was racially and ethnically diverse with </w:t>
      </w:r>
      <w:r w:rsidR="541C72A0" w:rsidRPr="00986499">
        <w:rPr>
          <w:rFonts w:ascii="Times New Roman" w:hAnsi="Times New Roman" w:cs="Times New Roman"/>
        </w:rPr>
        <w:t>including</w:t>
      </w:r>
      <w:r w:rsidR="5B8E5510" w:rsidRPr="00986499">
        <w:rPr>
          <w:rFonts w:ascii="Times New Roman" w:hAnsi="Times New Roman" w:cs="Times New Roman"/>
        </w:rPr>
        <w:t xml:space="preserve"> Non-Hispanic White 30.71% (n</w:t>
      </w:r>
      <w:r w:rsidR="440ABBE9" w:rsidRPr="00986499">
        <w:rPr>
          <w:rFonts w:ascii="Times New Roman" w:hAnsi="Times New Roman" w:cs="Times New Roman"/>
        </w:rPr>
        <w:t>=864), Non-Hispanic Black 27.23% (n=766)</w:t>
      </w:r>
      <w:r w:rsidR="2DDAFC1C" w:rsidRPr="00986499">
        <w:rPr>
          <w:rFonts w:ascii="Times New Roman" w:hAnsi="Times New Roman" w:cs="Times New Roman"/>
        </w:rPr>
        <w:t>, Mexican American 13.58% (n=</w:t>
      </w:r>
      <w:r w:rsidR="2EA08E90" w:rsidRPr="00986499">
        <w:rPr>
          <w:rFonts w:ascii="Times New Roman" w:hAnsi="Times New Roman" w:cs="Times New Roman"/>
        </w:rPr>
        <w:t>382)</w:t>
      </w:r>
      <w:r w:rsidR="56454641" w:rsidRPr="00986499">
        <w:rPr>
          <w:rFonts w:ascii="Times New Roman" w:hAnsi="Times New Roman" w:cs="Times New Roman"/>
        </w:rPr>
        <w:t>, Non–Hispanic Asian 12.76% (n=</w:t>
      </w:r>
      <w:r w:rsidR="44D33C3B" w:rsidRPr="00986499">
        <w:rPr>
          <w:rFonts w:ascii="Times New Roman" w:hAnsi="Times New Roman" w:cs="Times New Roman"/>
        </w:rPr>
        <w:t>359), Other Hispanic</w:t>
      </w:r>
      <w:r w:rsidR="658C9765" w:rsidRPr="00986499">
        <w:rPr>
          <w:rFonts w:ascii="Times New Roman" w:hAnsi="Times New Roman" w:cs="Times New Roman"/>
        </w:rPr>
        <w:t xml:space="preserve"> 10.59% (n=298), and Other Race 5.12% (n=</w:t>
      </w:r>
      <w:r w:rsidR="7915D6F2" w:rsidRPr="00986499">
        <w:rPr>
          <w:rFonts w:ascii="Times New Roman" w:hAnsi="Times New Roman" w:cs="Times New Roman"/>
        </w:rPr>
        <w:t>144). Most respondents</w:t>
      </w:r>
      <w:r w:rsidR="541C72A0" w:rsidRPr="00986499">
        <w:rPr>
          <w:rFonts w:ascii="Times New Roman" w:hAnsi="Times New Roman" w:cs="Times New Roman"/>
        </w:rPr>
        <w:t xml:space="preserve"> (82.12</w:t>
      </w:r>
      <w:r w:rsidR="0E6BC327" w:rsidRPr="00986499">
        <w:rPr>
          <w:rFonts w:ascii="Times New Roman" w:hAnsi="Times New Roman" w:cs="Times New Roman"/>
        </w:rPr>
        <w:t>%) reported</w:t>
      </w:r>
      <w:r w:rsidR="7915D6F2" w:rsidRPr="00986499">
        <w:rPr>
          <w:rFonts w:ascii="Times New Roman" w:hAnsi="Times New Roman" w:cs="Times New Roman"/>
        </w:rPr>
        <w:t xml:space="preserve"> t</w:t>
      </w:r>
      <w:r w:rsidR="541C72A0" w:rsidRPr="00986499">
        <w:rPr>
          <w:rFonts w:ascii="Times New Roman" w:hAnsi="Times New Roman" w:cs="Times New Roman"/>
        </w:rPr>
        <w:t xml:space="preserve">hey </w:t>
      </w:r>
      <w:r w:rsidR="121BBF64" w:rsidRPr="00986499">
        <w:rPr>
          <w:rFonts w:ascii="Times New Roman" w:hAnsi="Times New Roman" w:cs="Times New Roman"/>
        </w:rPr>
        <w:t>had health</w:t>
      </w:r>
      <w:r w:rsidR="7915D6F2" w:rsidRPr="00986499">
        <w:rPr>
          <w:rFonts w:ascii="Times New Roman" w:hAnsi="Times New Roman" w:cs="Times New Roman"/>
        </w:rPr>
        <w:t xml:space="preserve"> insurance (n=2,305). </w:t>
      </w:r>
      <w:r w:rsidR="3F09A020" w:rsidRPr="00986499">
        <w:rPr>
          <w:rFonts w:ascii="Times New Roman" w:hAnsi="Times New Roman" w:cs="Times New Roman"/>
          <w:kern w:val="0"/>
          <w14:ligatures w14:val="none"/>
        </w:rPr>
        <w:t>W</w:t>
      </w:r>
      <w:r w:rsidR="21FB57EB" w:rsidRPr="00986499">
        <w:rPr>
          <w:rFonts w:ascii="Times New Roman" w:hAnsi="Times New Roman" w:cs="Times New Roman"/>
        </w:rPr>
        <w:t xml:space="preserve">omen </w:t>
      </w:r>
      <w:r w:rsidR="7533D221" w:rsidRPr="00986499">
        <w:rPr>
          <w:rFonts w:ascii="Times New Roman" w:hAnsi="Times New Roman" w:cs="Times New Roman"/>
        </w:rPr>
        <w:t xml:space="preserve">with a history of PID were older on average than those without </w:t>
      </w:r>
      <w:r w:rsidR="3C9E7A32" w:rsidRPr="00986499">
        <w:rPr>
          <w:rFonts w:ascii="Times New Roman" w:hAnsi="Times New Roman" w:cs="Times New Roman"/>
        </w:rPr>
        <w:t>(</w:t>
      </w:r>
      <w:r w:rsidR="3C9E7A32" w:rsidRPr="00986499">
        <w:rPr>
          <w:rStyle w:val="Strong"/>
          <w:rFonts w:ascii="Times New Roman" w:hAnsi="Times New Roman" w:cs="Times New Roman"/>
          <w:b w:val="0"/>
          <w:bCs w:val="0"/>
        </w:rPr>
        <w:t>42.93 ± 10.75</w:t>
      </w:r>
      <w:r w:rsidR="3C9E7A32" w:rsidRPr="00986499">
        <w:rPr>
          <w:rFonts w:ascii="Times New Roman" w:hAnsi="Times New Roman" w:cs="Times New Roman"/>
        </w:rPr>
        <w:t xml:space="preserve"> vs</w:t>
      </w:r>
      <w:r w:rsidR="3C9E7A32" w:rsidRPr="00986499">
        <w:rPr>
          <w:rFonts w:ascii="Times New Roman" w:hAnsi="Times New Roman" w:cs="Times New Roman"/>
          <w:b/>
          <w:bCs/>
        </w:rPr>
        <w:t xml:space="preserve"> </w:t>
      </w:r>
      <w:r w:rsidR="3C9E7A32" w:rsidRPr="00986499">
        <w:rPr>
          <w:rStyle w:val="Strong"/>
          <w:rFonts w:ascii="Times New Roman" w:hAnsi="Times New Roman" w:cs="Times New Roman"/>
          <w:b w:val="0"/>
          <w:bCs w:val="0"/>
        </w:rPr>
        <w:t>38.47 ± 12.54</w:t>
      </w:r>
      <w:r w:rsidR="3C9E7A32" w:rsidRPr="00986499">
        <w:rPr>
          <w:rFonts w:ascii="Times New Roman" w:hAnsi="Times New Roman" w:cs="Times New Roman"/>
          <w:b/>
          <w:bCs/>
        </w:rPr>
        <w:t xml:space="preserve"> </w:t>
      </w:r>
      <w:r w:rsidR="3C9E7A32" w:rsidRPr="00986499">
        <w:rPr>
          <w:rFonts w:ascii="Times New Roman" w:hAnsi="Times New Roman" w:cs="Times New Roman"/>
        </w:rPr>
        <w:t>years)</w:t>
      </w:r>
      <w:r w:rsidR="7B95ED2C" w:rsidRPr="00986499">
        <w:rPr>
          <w:rFonts w:ascii="Times New Roman" w:hAnsi="Times New Roman" w:cs="Times New Roman"/>
        </w:rPr>
        <w:t>.</w:t>
      </w:r>
      <w:r w:rsidR="63338578" w:rsidRPr="00986499">
        <w:rPr>
          <w:rFonts w:ascii="Times New Roman" w:hAnsi="Times New Roman" w:cs="Times New Roman"/>
        </w:rPr>
        <w:t xml:space="preserve"> </w:t>
      </w:r>
      <w:r w:rsidR="1A4C0194" w:rsidRPr="00986499">
        <w:rPr>
          <w:rFonts w:ascii="Times New Roman" w:hAnsi="Times New Roman" w:cs="Times New Roman"/>
        </w:rPr>
        <w:t xml:space="preserve">The mean family income-to-poverty ratio was </w:t>
      </w:r>
      <w:r w:rsidR="33B8628D" w:rsidRPr="00986499">
        <w:rPr>
          <w:rStyle w:val="Strong"/>
          <w:rFonts w:ascii="Times New Roman" w:hAnsi="Times New Roman" w:cs="Times New Roman"/>
          <w:b w:val="0"/>
          <w:bCs w:val="0"/>
        </w:rPr>
        <w:t>2.46 ± 1.66</w:t>
      </w:r>
      <w:r w:rsidR="7CE412FD" w:rsidRPr="00986499">
        <w:rPr>
          <w:rStyle w:val="Strong"/>
          <w:rFonts w:ascii="Times New Roman" w:hAnsi="Times New Roman" w:cs="Times New Roman"/>
          <w:b w:val="0"/>
          <w:bCs w:val="0"/>
        </w:rPr>
        <w:t xml:space="preserve"> </w:t>
      </w:r>
      <w:r w:rsidR="0CCEFEEC" w:rsidRPr="00986499">
        <w:rPr>
          <w:rStyle w:val="Strong"/>
          <w:rFonts w:ascii="Times New Roman" w:hAnsi="Times New Roman" w:cs="Times New Roman"/>
          <w:b w:val="0"/>
          <w:bCs w:val="0"/>
        </w:rPr>
        <w:t>overall and</w:t>
      </w:r>
      <w:r w:rsidR="7CE412FD" w:rsidRPr="00986499">
        <w:rPr>
          <w:rStyle w:val="Strong"/>
          <w:rFonts w:ascii="Times New Roman" w:hAnsi="Times New Roman" w:cs="Times New Roman"/>
          <w:b w:val="0"/>
          <w:bCs w:val="0"/>
        </w:rPr>
        <w:t xml:space="preserve"> was lower among women with a history of PID compared with those without </w:t>
      </w:r>
      <w:r w:rsidR="7CE412FD" w:rsidRPr="00986499">
        <w:rPr>
          <w:rFonts w:ascii="Times New Roman" w:hAnsi="Times New Roman" w:cs="Times New Roman"/>
        </w:rPr>
        <w:t>(</w:t>
      </w:r>
      <w:r w:rsidR="7CE412FD" w:rsidRPr="00986499">
        <w:rPr>
          <w:rStyle w:val="Strong"/>
          <w:rFonts w:ascii="Times New Roman" w:hAnsi="Times New Roman" w:cs="Times New Roman"/>
          <w:b w:val="0"/>
          <w:bCs w:val="0"/>
        </w:rPr>
        <w:t>2.01 ± 1.46</w:t>
      </w:r>
      <w:r w:rsidR="7CE412FD" w:rsidRPr="00986499">
        <w:rPr>
          <w:rFonts w:ascii="Times New Roman" w:hAnsi="Times New Roman" w:cs="Times New Roman"/>
          <w:b/>
          <w:bCs/>
        </w:rPr>
        <w:t xml:space="preserve"> </w:t>
      </w:r>
      <w:r w:rsidR="7CE412FD" w:rsidRPr="00986499">
        <w:rPr>
          <w:rFonts w:ascii="Times New Roman" w:hAnsi="Times New Roman" w:cs="Times New Roman"/>
        </w:rPr>
        <w:t xml:space="preserve">vs </w:t>
      </w:r>
      <w:r w:rsidR="7CE412FD" w:rsidRPr="00986499">
        <w:rPr>
          <w:rStyle w:val="Strong"/>
          <w:rFonts w:ascii="Times New Roman" w:hAnsi="Times New Roman" w:cs="Times New Roman"/>
          <w:b w:val="0"/>
          <w:bCs w:val="0"/>
        </w:rPr>
        <w:t>2.49 ± 1.67</w:t>
      </w:r>
      <w:r w:rsidR="7CE412FD" w:rsidRPr="00986499">
        <w:rPr>
          <w:rFonts w:ascii="Times New Roman" w:hAnsi="Times New Roman" w:cs="Times New Roman"/>
          <w:b/>
          <w:bCs/>
        </w:rPr>
        <w:t xml:space="preserve">). </w:t>
      </w:r>
      <w:r w:rsidR="7CE412FD" w:rsidRPr="00986499">
        <w:rPr>
          <w:rFonts w:ascii="Times New Roman" w:hAnsi="Times New Roman" w:cs="Times New Roman"/>
        </w:rPr>
        <w:t xml:space="preserve">Access to routine care was common in the </w:t>
      </w:r>
      <w:r w:rsidR="38441BF9" w:rsidRPr="00986499">
        <w:rPr>
          <w:rFonts w:ascii="Times New Roman" w:hAnsi="Times New Roman" w:cs="Times New Roman"/>
        </w:rPr>
        <w:t>full sampl</w:t>
      </w:r>
      <w:r w:rsidR="6D7C3D0A" w:rsidRPr="00986499">
        <w:rPr>
          <w:rFonts w:ascii="Times New Roman" w:hAnsi="Times New Roman" w:cs="Times New Roman"/>
        </w:rPr>
        <w:t>e</w:t>
      </w:r>
      <w:r w:rsidR="541C72A0" w:rsidRPr="00986499">
        <w:rPr>
          <w:rFonts w:ascii="Times New Roman" w:hAnsi="Times New Roman" w:cs="Times New Roman"/>
        </w:rPr>
        <w:t xml:space="preserve"> with</w:t>
      </w:r>
      <w:r w:rsidR="4B13A815" w:rsidRPr="00986499">
        <w:rPr>
          <w:rFonts w:ascii="Times New Roman" w:hAnsi="Times New Roman" w:cs="Times New Roman"/>
        </w:rPr>
        <w:t xml:space="preserve"> 84.03% (n=</w:t>
      </w:r>
      <w:r w:rsidR="4B13A815" w:rsidRPr="00986499">
        <w:rPr>
          <w:rFonts w:ascii="Times New Roman" w:eastAsia="Times New Roman" w:hAnsi="Times New Roman" w:cs="Times New Roman"/>
          <w:kern w:val="0"/>
          <w14:ligatures w14:val="none"/>
        </w:rPr>
        <w:t xml:space="preserve">2,362) women </w:t>
      </w:r>
      <w:r w:rsidR="541C72A0" w:rsidRPr="00986499">
        <w:rPr>
          <w:rFonts w:ascii="Times New Roman" w:eastAsia="Times New Roman" w:hAnsi="Times New Roman" w:cs="Times New Roman"/>
          <w:kern w:val="0"/>
          <w14:ligatures w14:val="none"/>
        </w:rPr>
        <w:t>reporting</w:t>
      </w:r>
      <w:r w:rsidR="4B13A815" w:rsidRPr="00986499">
        <w:rPr>
          <w:rFonts w:ascii="Times New Roman" w:eastAsia="Times New Roman" w:hAnsi="Times New Roman" w:cs="Times New Roman"/>
          <w:kern w:val="0"/>
          <w14:ligatures w14:val="none"/>
        </w:rPr>
        <w:t xml:space="preserve"> access to care</w:t>
      </w:r>
      <w:r w:rsidR="335401E7" w:rsidRPr="00986499">
        <w:rPr>
          <w:rFonts w:ascii="Times New Roman" w:eastAsia="Times New Roman" w:hAnsi="Times New Roman" w:cs="Times New Roman"/>
          <w:kern w:val="0"/>
          <w14:ligatures w14:val="none"/>
        </w:rPr>
        <w:t xml:space="preserve">, </w:t>
      </w:r>
      <w:r w:rsidR="44B29F9C" w:rsidRPr="00986499">
        <w:rPr>
          <w:rFonts w:ascii="Times New Roman" w:eastAsia="Times New Roman" w:hAnsi="Times New Roman" w:cs="Times New Roman"/>
          <w:kern w:val="0"/>
          <w14:ligatures w14:val="none"/>
        </w:rPr>
        <w:t xml:space="preserve">while 15.97% (n=449) did not have a usual place for care. </w:t>
      </w:r>
      <w:r w:rsidR="541C72A0" w:rsidRPr="00986499">
        <w:rPr>
          <w:rFonts w:ascii="Times New Roman" w:eastAsia="Times New Roman" w:hAnsi="Times New Roman" w:cs="Times New Roman"/>
          <w:kern w:val="0"/>
          <w14:ligatures w14:val="none"/>
        </w:rPr>
        <w:t>Seeking</w:t>
      </w:r>
      <w:r w:rsidR="301A629C" w:rsidRPr="00986499">
        <w:rPr>
          <w:rFonts w:ascii="Times New Roman" w:eastAsia="Times New Roman" w:hAnsi="Times New Roman" w:cs="Times New Roman"/>
          <w:kern w:val="0"/>
          <w14:ligatures w14:val="none"/>
        </w:rPr>
        <w:t xml:space="preserve"> medical help for inability to become pregnant was reported by</w:t>
      </w:r>
      <w:r w:rsidR="4997C71C" w:rsidRPr="00986499">
        <w:rPr>
          <w:rFonts w:ascii="Times New Roman" w:eastAsia="Times New Roman" w:hAnsi="Times New Roman" w:cs="Times New Roman"/>
          <w:kern w:val="0"/>
          <w14:ligatures w14:val="none"/>
        </w:rPr>
        <w:t xml:space="preserve"> 206 participants (7.33%). Specifically, </w:t>
      </w:r>
      <w:r w:rsidR="541C72A0" w:rsidRPr="00986499">
        <w:rPr>
          <w:rFonts w:ascii="Times New Roman" w:eastAsia="Times New Roman" w:hAnsi="Times New Roman" w:cs="Times New Roman"/>
          <w:kern w:val="0"/>
          <w14:ligatures w14:val="none"/>
        </w:rPr>
        <w:t xml:space="preserve">there were 18 (10.11%) </w:t>
      </w:r>
      <w:r w:rsidR="4997C71C" w:rsidRPr="00986499">
        <w:rPr>
          <w:rFonts w:ascii="Times New Roman" w:eastAsia="Times New Roman" w:hAnsi="Times New Roman" w:cs="Times New Roman"/>
          <w:kern w:val="0"/>
          <w14:ligatures w14:val="none"/>
        </w:rPr>
        <w:t>women with a history of PID who sought out medical help for the inability to become pregnant</w:t>
      </w:r>
      <w:ins w:id="0" w:author="Emily Barrett [2]" w:date="2025-11-04T11:20:00Z">
        <w:r w:rsidR="541C72A0" w:rsidRPr="00986499">
          <w:rPr>
            <w:rFonts w:ascii="Times New Roman" w:eastAsia="Times New Roman" w:hAnsi="Times New Roman" w:cs="Times New Roman"/>
          </w:rPr>
          <w:t>,</w:t>
        </w:r>
      </w:ins>
      <w:r w:rsidR="4997C71C" w:rsidRPr="00986499">
        <w:rPr>
          <w:rFonts w:ascii="Times New Roman" w:eastAsia="Times New Roman" w:hAnsi="Times New Roman" w:cs="Times New Roman"/>
          <w:kern w:val="0"/>
          <w14:ligatures w14:val="none"/>
        </w:rPr>
        <w:t xml:space="preserve"> while 188 (7.14%) with no history of PID did not</w:t>
      </w:r>
      <w:r w:rsidR="77935386" w:rsidRPr="00986499">
        <w:rPr>
          <w:rFonts w:ascii="Times New Roman" w:eastAsia="Times New Roman" w:hAnsi="Times New Roman" w:cs="Times New Roman"/>
          <w:kern w:val="0"/>
          <w14:ligatures w14:val="none"/>
        </w:rPr>
        <w:t xml:space="preserve"> seek care for infertility. </w:t>
      </w:r>
    </w:p>
    <w:p w14:paraId="06E04CD2" w14:textId="52553456" w:rsidR="00FB0AA8" w:rsidRPr="00591E4C" w:rsidRDefault="00FB0AA8" w:rsidP="00591E4C">
      <w:pPr>
        <w:spacing w:before="100" w:beforeAutospacing="1" w:after="100" w:afterAutospacing="1"/>
        <w:rPr>
          <w:rFonts w:ascii="Times New Roman" w:hAnsi="Times New Roman" w:cs="Times New Roman"/>
        </w:rPr>
      </w:pPr>
      <w:r w:rsidRPr="00463196">
        <w:rPr>
          <w:rFonts w:ascii="Times New Roman" w:eastAsia="Times New Roman" w:hAnsi="Times New Roman" w:cs="Times New Roman"/>
          <w:b/>
          <w:bCs/>
          <w:kern w:val="0"/>
          <w14:ligatures w14:val="none"/>
        </w:rPr>
        <w:t>Table 1: Sample Characteristics of U.S. Women Aged 18-59 Years, By History of Pelvic Inflammatory Disease (PID), (National Health and Nutrition Examination Survey, 2017-2020), (N=</w:t>
      </w:r>
      <w:r>
        <w:rPr>
          <w:rFonts w:ascii="Times New Roman" w:eastAsia="Times New Roman" w:hAnsi="Times New Roman" w:cs="Times New Roman"/>
          <w:b/>
          <w:bCs/>
          <w:kern w:val="0"/>
          <w14:ligatures w14:val="none"/>
        </w:rPr>
        <w:t>2,813</w:t>
      </w:r>
      <w:r w:rsidRPr="00463196">
        <w:rPr>
          <w:rFonts w:ascii="Times New Roman" w:eastAsia="Times New Roman" w:hAnsi="Times New Roman" w:cs="Times New Roman"/>
          <w:b/>
          <w:bCs/>
          <w:kern w:val="0"/>
          <w14:ligatures w14:val="none"/>
        </w:rPr>
        <w:t>)</w:t>
      </w:r>
      <w:r w:rsidRPr="00463196">
        <w:rPr>
          <w:rFonts w:ascii="Times New Roman" w:eastAsia="Times New Roman" w:hAnsi="Times New Roman" w:cs="Times New Roman"/>
          <w:kern w:val="0"/>
          <w14:ligatures w14:val="none"/>
        </w:rPr>
        <w:t> </w:t>
      </w:r>
    </w:p>
    <w:p w14:paraId="65EFCBF6" w14:textId="77777777" w:rsidR="00FB0AA8" w:rsidRPr="00463196" w:rsidRDefault="00FB0AA8" w:rsidP="00FB0AA8">
      <w:pPr>
        <w:spacing w:after="0" w:line="240" w:lineRule="auto"/>
        <w:jc w:val="center"/>
        <w:textAlignment w:val="baseline"/>
        <w:rPr>
          <w:rFonts w:ascii="Times New Roman" w:eastAsia="Times New Roman" w:hAnsi="Times New Roman" w:cs="Times New Roman"/>
          <w:kern w:val="0"/>
          <w14:ligatures w14:val="none"/>
        </w:rPr>
      </w:pPr>
      <w:r w:rsidRPr="00463196">
        <w:rPr>
          <w:rFonts w:ascii="Times New Roman" w:eastAsia="Times New Roman" w:hAnsi="Times New Roman" w:cs="Times New Roman"/>
          <w:b/>
          <w:bCs/>
          <w:kern w:val="0"/>
          <w14:ligatures w14:val="none"/>
        </w:rPr>
        <w:t> </w:t>
      </w:r>
      <w:r w:rsidRPr="00463196">
        <w:rPr>
          <w:rFonts w:ascii="Times New Roman" w:eastAsia="Times New Roman" w:hAnsi="Times New Roman" w:cs="Times New Roman"/>
          <w:kern w:val="0"/>
          <w14:ligatures w14:val="none"/>
        </w:rPr>
        <w:t> </w:t>
      </w:r>
    </w:p>
    <w:tbl>
      <w:tblPr>
        <w:tblW w:w="9424" w:type="dxa"/>
        <w:tblBorders>
          <w:top w:val="single" w:sz="12" w:space="0" w:color="000000" w:themeColor="text1"/>
          <w:left w:val="none" w:sz="12" w:space="0" w:color="000000" w:themeColor="text1"/>
          <w:bottom w:val="single" w:sz="12" w:space="0" w:color="000000" w:themeColor="text1"/>
          <w:right w:val="none" w:sz="12" w:space="0" w:color="000000" w:themeColor="text1"/>
          <w:insideH w:val="none" w:sz="12" w:space="0" w:color="000000" w:themeColor="text1"/>
          <w:insideV w:val="none" w:sz="12" w:space="0" w:color="000000" w:themeColor="text1"/>
        </w:tblBorders>
        <w:tblCellMar>
          <w:left w:w="0" w:type="dxa"/>
          <w:right w:w="0" w:type="dxa"/>
        </w:tblCellMar>
        <w:tblLook w:val="04A0" w:firstRow="1" w:lastRow="0" w:firstColumn="1" w:lastColumn="0" w:noHBand="0" w:noVBand="1"/>
      </w:tblPr>
      <w:tblGrid>
        <w:gridCol w:w="2592"/>
        <w:gridCol w:w="2297"/>
        <w:gridCol w:w="2275"/>
        <w:gridCol w:w="2260"/>
      </w:tblGrid>
      <w:tr w:rsidR="00FB0AA8" w:rsidRPr="00E9041F" w14:paraId="65AC3327" w14:textId="77777777" w:rsidTr="6E809332">
        <w:trPr>
          <w:trHeight w:val="300"/>
        </w:trPr>
        <w:tc>
          <w:tcPr>
            <w:tcW w:w="2592" w:type="dxa"/>
            <w:hideMark/>
          </w:tcPr>
          <w:p w14:paraId="3B708023" w14:textId="77777777" w:rsidR="00FB0AA8" w:rsidRPr="00463196" w:rsidRDefault="00FB0AA8" w:rsidP="001766EA">
            <w:pPr>
              <w:spacing w:after="0" w:line="240" w:lineRule="auto"/>
              <w:textAlignment w:val="baseline"/>
              <w:rPr>
                <w:rFonts w:ascii="Times New Roman" w:eastAsia="Times New Roman" w:hAnsi="Times New Roman" w:cs="Times New Roman"/>
                <w:kern w:val="0"/>
                <w14:ligatures w14:val="none"/>
              </w:rPr>
            </w:pPr>
            <w:r w:rsidRPr="00463196">
              <w:rPr>
                <w:rFonts w:ascii="Times New Roman" w:eastAsia="Times New Roman" w:hAnsi="Times New Roman" w:cs="Times New Roman"/>
                <w:kern w:val="0"/>
                <w14:ligatures w14:val="none"/>
              </w:rPr>
              <w:t>Characteristic </w:t>
            </w:r>
          </w:p>
          <w:p w14:paraId="65F07FC0" w14:textId="77777777" w:rsidR="00FB0AA8" w:rsidRPr="00463196" w:rsidRDefault="00FB0AA8" w:rsidP="001766EA">
            <w:pPr>
              <w:spacing w:after="0" w:line="240" w:lineRule="auto"/>
              <w:textAlignment w:val="baseline"/>
              <w:rPr>
                <w:rFonts w:ascii="Times New Roman" w:eastAsia="Times New Roman" w:hAnsi="Times New Roman" w:cs="Times New Roman"/>
                <w:kern w:val="0"/>
                <w14:ligatures w14:val="none"/>
              </w:rPr>
            </w:pPr>
            <w:r w:rsidRPr="00463196">
              <w:rPr>
                <w:rFonts w:ascii="Times New Roman" w:eastAsia="Times New Roman" w:hAnsi="Times New Roman" w:cs="Times New Roman"/>
                <w:kern w:val="0"/>
                <w14:ligatures w14:val="none"/>
              </w:rPr>
              <w:t> </w:t>
            </w:r>
          </w:p>
        </w:tc>
        <w:tc>
          <w:tcPr>
            <w:tcW w:w="2297" w:type="dxa"/>
            <w:hideMark/>
          </w:tcPr>
          <w:p w14:paraId="5661DC10" w14:textId="77777777" w:rsidR="00FB0AA8" w:rsidRPr="00E9041F" w:rsidRDefault="00FB0AA8" w:rsidP="001766EA">
            <w:pPr>
              <w:spacing w:after="0" w:line="240" w:lineRule="auto"/>
              <w:textAlignment w:val="baseline"/>
              <w:rPr>
                <w:rFonts w:ascii="Times New Roman" w:eastAsia="Times New Roman" w:hAnsi="Times New Roman" w:cs="Times New Roman"/>
                <w:kern w:val="0"/>
                <w14:ligatures w14:val="none"/>
              </w:rPr>
            </w:pPr>
            <w:r w:rsidRPr="00463196">
              <w:rPr>
                <w:rFonts w:ascii="Times New Roman" w:eastAsia="Times New Roman" w:hAnsi="Times New Roman" w:cs="Times New Roman"/>
                <w:kern w:val="0"/>
                <w14:ligatures w14:val="none"/>
              </w:rPr>
              <w:t>Total</w:t>
            </w:r>
          </w:p>
          <w:p w14:paraId="0344408F" w14:textId="77777777" w:rsidR="00FB0AA8" w:rsidRPr="00463196" w:rsidRDefault="00FB0AA8" w:rsidP="001766EA">
            <w:pPr>
              <w:spacing w:after="0" w:line="240" w:lineRule="auto"/>
              <w:textAlignment w:val="baseline"/>
              <w:rPr>
                <w:rFonts w:ascii="Times New Roman" w:eastAsia="Times New Roman" w:hAnsi="Times New Roman" w:cs="Times New Roman"/>
                <w:kern w:val="0"/>
                <w14:ligatures w14:val="none"/>
              </w:rPr>
            </w:pPr>
            <w:r w:rsidRPr="00463196">
              <w:rPr>
                <w:rFonts w:ascii="Times New Roman" w:eastAsia="Times New Roman" w:hAnsi="Times New Roman" w:cs="Times New Roman"/>
                <w:kern w:val="0"/>
                <w14:ligatures w14:val="none"/>
              </w:rPr>
              <w:t>(N=</w:t>
            </w:r>
            <w:r w:rsidRPr="00E9041F">
              <w:rPr>
                <w:rFonts w:ascii="Times New Roman" w:eastAsia="Times New Roman" w:hAnsi="Times New Roman" w:cs="Times New Roman"/>
                <w:kern w:val="0"/>
                <w14:ligatures w14:val="none"/>
              </w:rPr>
              <w:t>2,813</w:t>
            </w:r>
            <w:r w:rsidRPr="00463196">
              <w:rPr>
                <w:rFonts w:ascii="Times New Roman" w:eastAsia="Times New Roman" w:hAnsi="Times New Roman" w:cs="Times New Roman"/>
                <w:kern w:val="0"/>
                <w14:ligatures w14:val="none"/>
              </w:rPr>
              <w:t>) </w:t>
            </w:r>
          </w:p>
          <w:p w14:paraId="6C6D7341" w14:textId="77777777" w:rsidR="00FB0AA8" w:rsidRPr="00463196" w:rsidRDefault="00FB0AA8" w:rsidP="001766EA">
            <w:pPr>
              <w:spacing w:after="0" w:line="240" w:lineRule="auto"/>
              <w:textAlignment w:val="baseline"/>
              <w:rPr>
                <w:rFonts w:ascii="Times New Roman" w:eastAsia="Times New Roman" w:hAnsi="Times New Roman" w:cs="Times New Roman"/>
                <w:kern w:val="0"/>
                <w14:ligatures w14:val="none"/>
              </w:rPr>
            </w:pPr>
            <w:r w:rsidRPr="00463196">
              <w:rPr>
                <w:rFonts w:ascii="Times New Roman" w:eastAsia="Times New Roman" w:hAnsi="Times New Roman" w:cs="Times New Roman"/>
                <w:kern w:val="0"/>
                <w14:ligatures w14:val="none"/>
              </w:rPr>
              <w:t> </w:t>
            </w:r>
          </w:p>
        </w:tc>
        <w:tc>
          <w:tcPr>
            <w:tcW w:w="2275" w:type="dxa"/>
            <w:hideMark/>
          </w:tcPr>
          <w:p w14:paraId="3DEB857E" w14:textId="231CA86B" w:rsidR="00FB0AA8" w:rsidRPr="00463196" w:rsidRDefault="053147F9" w:rsidP="001766EA">
            <w:pPr>
              <w:spacing w:after="0" w:line="240" w:lineRule="auto"/>
              <w:textAlignment w:val="baseline"/>
              <w:rPr>
                <w:rFonts w:ascii="Times New Roman" w:eastAsia="Times New Roman" w:hAnsi="Times New Roman" w:cs="Times New Roman"/>
                <w:kern w:val="0"/>
                <w14:ligatures w14:val="none"/>
              </w:rPr>
            </w:pPr>
            <w:r w:rsidRPr="00463196">
              <w:rPr>
                <w:rFonts w:ascii="Times New Roman" w:eastAsia="Times New Roman" w:hAnsi="Times New Roman" w:cs="Times New Roman"/>
                <w:kern w:val="0"/>
                <w14:ligatures w14:val="none"/>
              </w:rPr>
              <w:t>PID History: Yes (N</w:t>
            </w:r>
            <w:r w:rsidR="7D72DA75" w:rsidRPr="00463196">
              <w:rPr>
                <w:rFonts w:ascii="Times New Roman" w:eastAsia="Times New Roman" w:hAnsi="Times New Roman" w:cs="Times New Roman"/>
                <w:kern w:val="0"/>
                <w14:ligatures w14:val="none"/>
              </w:rPr>
              <w:t>= 178)</w:t>
            </w:r>
            <w:r w:rsidRPr="00463196">
              <w:rPr>
                <w:rFonts w:ascii="Times New Roman" w:eastAsia="Times New Roman" w:hAnsi="Times New Roman" w:cs="Times New Roman"/>
                <w:kern w:val="0"/>
                <w14:ligatures w14:val="none"/>
              </w:rPr>
              <w:t> </w:t>
            </w:r>
          </w:p>
        </w:tc>
        <w:tc>
          <w:tcPr>
            <w:tcW w:w="2260" w:type="dxa"/>
            <w:hideMark/>
          </w:tcPr>
          <w:p w14:paraId="0F6D0D84" w14:textId="55F86B0D" w:rsidR="00FB0AA8" w:rsidRPr="00463196" w:rsidRDefault="053147F9" w:rsidP="001766EA">
            <w:pPr>
              <w:spacing w:after="0" w:line="240" w:lineRule="auto"/>
              <w:textAlignment w:val="baseline"/>
              <w:rPr>
                <w:rFonts w:ascii="Times New Roman" w:eastAsia="Times New Roman" w:hAnsi="Times New Roman" w:cs="Times New Roman"/>
                <w:kern w:val="0"/>
                <w14:ligatures w14:val="none"/>
              </w:rPr>
            </w:pPr>
            <w:r w:rsidRPr="00463196">
              <w:rPr>
                <w:rFonts w:ascii="Times New Roman" w:eastAsia="Times New Roman" w:hAnsi="Times New Roman" w:cs="Times New Roman"/>
                <w:kern w:val="0"/>
                <w14:ligatures w14:val="none"/>
              </w:rPr>
              <w:t>PID History: No (N</w:t>
            </w:r>
            <w:r w:rsidR="19E81B9C" w:rsidRPr="00463196">
              <w:rPr>
                <w:rFonts w:ascii="Times New Roman" w:eastAsia="Times New Roman" w:hAnsi="Times New Roman" w:cs="Times New Roman"/>
                <w:kern w:val="0"/>
                <w14:ligatures w14:val="none"/>
              </w:rPr>
              <w:t>= 2,635)</w:t>
            </w:r>
            <w:r w:rsidRPr="00463196">
              <w:rPr>
                <w:rFonts w:ascii="Times New Roman" w:eastAsia="Times New Roman" w:hAnsi="Times New Roman" w:cs="Times New Roman"/>
                <w:kern w:val="0"/>
                <w14:ligatures w14:val="none"/>
              </w:rPr>
              <w:t> </w:t>
            </w:r>
          </w:p>
        </w:tc>
      </w:tr>
      <w:tr w:rsidR="00FB0AA8" w:rsidRPr="00E9041F" w14:paraId="3642D56F" w14:textId="77777777" w:rsidTr="6E809332">
        <w:trPr>
          <w:trHeight w:val="300"/>
        </w:trPr>
        <w:tc>
          <w:tcPr>
            <w:tcW w:w="2592" w:type="dxa"/>
            <w:hideMark/>
          </w:tcPr>
          <w:p w14:paraId="1A3353D5" w14:textId="77777777" w:rsidR="00FB0AA8" w:rsidRPr="00463196" w:rsidRDefault="053147F9" w:rsidP="001766EA">
            <w:pPr>
              <w:spacing w:after="0" w:line="240" w:lineRule="auto"/>
              <w:textAlignment w:val="baseline"/>
              <w:rPr>
                <w:rFonts w:ascii="Times New Roman" w:eastAsia="Times New Roman" w:hAnsi="Times New Roman" w:cs="Times New Roman"/>
                <w:kern w:val="0"/>
                <w14:ligatures w14:val="none"/>
              </w:rPr>
            </w:pPr>
            <w:r w:rsidRPr="00463196">
              <w:rPr>
                <w:rFonts w:ascii="Times New Roman" w:eastAsia="Times New Roman" w:hAnsi="Times New Roman" w:cs="Times New Roman"/>
                <w:b/>
                <w:bCs/>
                <w:kern w:val="0"/>
                <w14:ligatures w14:val="none"/>
              </w:rPr>
              <w:t>Race/</w:t>
            </w:r>
            <w:r w:rsidR="35707565" w:rsidRPr="00463196">
              <w:rPr>
                <w:rFonts w:ascii="Times New Roman" w:eastAsia="Times New Roman" w:hAnsi="Times New Roman" w:cs="Times New Roman"/>
                <w:b/>
                <w:bCs/>
                <w:kern w:val="0"/>
                <w14:ligatures w14:val="none"/>
              </w:rPr>
              <w:t>Ethnicity (</w:t>
            </w:r>
            <w:r w:rsidRPr="00463196">
              <w:rPr>
                <w:rFonts w:ascii="Times New Roman" w:eastAsia="Times New Roman" w:hAnsi="Times New Roman" w:cs="Times New Roman"/>
                <w:b/>
                <w:bCs/>
                <w:kern w:val="0"/>
                <w14:ligatures w14:val="none"/>
              </w:rPr>
              <w:t>%)</w:t>
            </w:r>
            <w:r w:rsidRPr="00463196">
              <w:rPr>
                <w:rFonts w:ascii="Times New Roman" w:eastAsia="Times New Roman" w:hAnsi="Times New Roman" w:cs="Times New Roman"/>
                <w:kern w:val="0"/>
                <w14:ligatures w14:val="none"/>
              </w:rPr>
              <w:t> </w:t>
            </w:r>
          </w:p>
        </w:tc>
        <w:tc>
          <w:tcPr>
            <w:tcW w:w="2297" w:type="dxa"/>
            <w:hideMark/>
          </w:tcPr>
          <w:p w14:paraId="3E23E51A" w14:textId="77777777" w:rsidR="00FB0AA8" w:rsidRPr="00463196" w:rsidRDefault="00FB0AA8" w:rsidP="001766EA">
            <w:pPr>
              <w:spacing w:after="0" w:line="240" w:lineRule="auto"/>
              <w:textAlignment w:val="baseline"/>
              <w:rPr>
                <w:rFonts w:ascii="Times New Roman" w:eastAsia="Times New Roman" w:hAnsi="Times New Roman" w:cs="Times New Roman"/>
                <w:kern w:val="0"/>
                <w14:ligatures w14:val="none"/>
              </w:rPr>
            </w:pPr>
            <w:r w:rsidRPr="00463196">
              <w:rPr>
                <w:rFonts w:ascii="Times New Roman" w:eastAsia="Times New Roman" w:hAnsi="Times New Roman" w:cs="Times New Roman"/>
                <w:kern w:val="0"/>
                <w14:ligatures w14:val="none"/>
              </w:rPr>
              <w:t> </w:t>
            </w:r>
          </w:p>
        </w:tc>
        <w:tc>
          <w:tcPr>
            <w:tcW w:w="2275" w:type="dxa"/>
            <w:hideMark/>
          </w:tcPr>
          <w:p w14:paraId="0218DE4E" w14:textId="77777777" w:rsidR="00FB0AA8" w:rsidRPr="00463196" w:rsidRDefault="00FB0AA8" w:rsidP="001766EA">
            <w:pPr>
              <w:spacing w:after="0" w:line="240" w:lineRule="auto"/>
              <w:textAlignment w:val="baseline"/>
              <w:rPr>
                <w:rFonts w:ascii="Times New Roman" w:eastAsia="Times New Roman" w:hAnsi="Times New Roman" w:cs="Times New Roman"/>
                <w:kern w:val="0"/>
                <w14:ligatures w14:val="none"/>
              </w:rPr>
            </w:pPr>
            <w:r w:rsidRPr="00463196">
              <w:rPr>
                <w:rFonts w:ascii="Times New Roman" w:eastAsia="Times New Roman" w:hAnsi="Times New Roman" w:cs="Times New Roman"/>
                <w:kern w:val="0"/>
                <w14:ligatures w14:val="none"/>
              </w:rPr>
              <w:t> </w:t>
            </w:r>
          </w:p>
        </w:tc>
        <w:tc>
          <w:tcPr>
            <w:tcW w:w="2260" w:type="dxa"/>
            <w:hideMark/>
          </w:tcPr>
          <w:p w14:paraId="0F15113C" w14:textId="77777777" w:rsidR="00FB0AA8" w:rsidRPr="00463196" w:rsidRDefault="00FB0AA8" w:rsidP="001766EA">
            <w:pPr>
              <w:spacing w:after="0" w:line="240" w:lineRule="auto"/>
              <w:textAlignment w:val="baseline"/>
              <w:rPr>
                <w:rFonts w:ascii="Times New Roman" w:eastAsia="Times New Roman" w:hAnsi="Times New Roman" w:cs="Times New Roman"/>
                <w:kern w:val="0"/>
                <w14:ligatures w14:val="none"/>
              </w:rPr>
            </w:pPr>
            <w:r w:rsidRPr="00463196">
              <w:rPr>
                <w:rFonts w:ascii="Times New Roman" w:eastAsia="Times New Roman" w:hAnsi="Times New Roman" w:cs="Times New Roman"/>
                <w:kern w:val="0"/>
                <w14:ligatures w14:val="none"/>
              </w:rPr>
              <w:t> </w:t>
            </w:r>
          </w:p>
        </w:tc>
      </w:tr>
      <w:tr w:rsidR="00FB0AA8" w:rsidRPr="00E9041F" w14:paraId="21D29322" w14:textId="77777777" w:rsidTr="6E809332">
        <w:trPr>
          <w:trHeight w:val="300"/>
        </w:trPr>
        <w:tc>
          <w:tcPr>
            <w:tcW w:w="2592" w:type="dxa"/>
            <w:hideMark/>
          </w:tcPr>
          <w:p w14:paraId="3D02DB5E" w14:textId="77777777" w:rsidR="00FB0AA8" w:rsidRPr="00463196" w:rsidRDefault="00FB0AA8" w:rsidP="001766EA">
            <w:pPr>
              <w:spacing w:after="0" w:line="240" w:lineRule="auto"/>
              <w:textAlignment w:val="baseline"/>
              <w:rPr>
                <w:rFonts w:ascii="Times New Roman" w:eastAsia="Times New Roman" w:hAnsi="Times New Roman" w:cs="Times New Roman"/>
                <w:kern w:val="0"/>
                <w14:ligatures w14:val="none"/>
              </w:rPr>
            </w:pPr>
            <w:r w:rsidRPr="00463196">
              <w:rPr>
                <w:rFonts w:ascii="Times New Roman" w:eastAsia="Times New Roman" w:hAnsi="Times New Roman" w:cs="Times New Roman"/>
                <w:kern w:val="0"/>
                <w14:ligatures w14:val="none"/>
              </w:rPr>
              <w:t>Non-Hispanic White </w:t>
            </w:r>
          </w:p>
        </w:tc>
        <w:tc>
          <w:tcPr>
            <w:tcW w:w="2297" w:type="dxa"/>
            <w:hideMark/>
          </w:tcPr>
          <w:p w14:paraId="31A66909" w14:textId="77777777" w:rsidR="00FB0AA8" w:rsidRPr="00463196" w:rsidRDefault="00FB0AA8" w:rsidP="001766EA">
            <w:pPr>
              <w:spacing w:after="0" w:line="240" w:lineRule="auto"/>
              <w:textAlignment w:val="baseline"/>
              <w:rPr>
                <w:rFonts w:ascii="Times New Roman" w:eastAsia="Times New Roman" w:hAnsi="Times New Roman" w:cs="Times New Roman"/>
                <w:kern w:val="0"/>
                <w14:ligatures w14:val="none"/>
              </w:rPr>
            </w:pPr>
            <w:r w:rsidRPr="00463196">
              <w:rPr>
                <w:rFonts w:ascii="Times New Roman" w:eastAsia="Times New Roman" w:hAnsi="Times New Roman" w:cs="Times New Roman"/>
                <w:kern w:val="0"/>
                <w14:ligatures w14:val="none"/>
              </w:rPr>
              <w:t> </w:t>
            </w:r>
            <w:r w:rsidRPr="00E9041F">
              <w:rPr>
                <w:rFonts w:ascii="Times New Roman" w:hAnsi="Times New Roman" w:cs="Times New Roman"/>
              </w:rPr>
              <w:t>864 (30.71%)</w:t>
            </w:r>
          </w:p>
        </w:tc>
        <w:tc>
          <w:tcPr>
            <w:tcW w:w="2275" w:type="dxa"/>
            <w:hideMark/>
          </w:tcPr>
          <w:p w14:paraId="58184779" w14:textId="77777777" w:rsidR="00FB0AA8" w:rsidRPr="00463196" w:rsidRDefault="00FB0AA8" w:rsidP="001766EA">
            <w:pPr>
              <w:spacing w:after="0" w:line="240" w:lineRule="auto"/>
              <w:textAlignment w:val="baseline"/>
              <w:rPr>
                <w:rFonts w:ascii="Times New Roman" w:eastAsia="Times New Roman" w:hAnsi="Times New Roman" w:cs="Times New Roman"/>
                <w:kern w:val="0"/>
                <w14:ligatures w14:val="none"/>
              </w:rPr>
            </w:pPr>
            <w:r w:rsidRPr="00E9041F">
              <w:rPr>
                <w:rFonts w:ascii="Times New Roman" w:eastAsia="Times New Roman" w:hAnsi="Times New Roman" w:cs="Times New Roman"/>
                <w:kern w:val="0"/>
                <w14:ligatures w14:val="none"/>
              </w:rPr>
              <w:t>60 (33.71%)</w:t>
            </w:r>
            <w:r w:rsidRPr="00463196">
              <w:rPr>
                <w:rFonts w:ascii="Times New Roman" w:eastAsia="Times New Roman" w:hAnsi="Times New Roman" w:cs="Times New Roman"/>
                <w:kern w:val="0"/>
                <w14:ligatures w14:val="none"/>
              </w:rPr>
              <w:t> </w:t>
            </w:r>
          </w:p>
        </w:tc>
        <w:tc>
          <w:tcPr>
            <w:tcW w:w="2260" w:type="dxa"/>
            <w:hideMark/>
          </w:tcPr>
          <w:p w14:paraId="367AD88E" w14:textId="77777777" w:rsidR="00FB0AA8" w:rsidRPr="00463196" w:rsidRDefault="00FB0AA8" w:rsidP="001766EA">
            <w:pPr>
              <w:spacing w:after="0" w:line="240" w:lineRule="auto"/>
              <w:textAlignment w:val="baseline"/>
              <w:rPr>
                <w:rFonts w:ascii="Times New Roman" w:eastAsia="Times New Roman" w:hAnsi="Times New Roman" w:cs="Times New Roman"/>
                <w:kern w:val="0"/>
                <w14:ligatures w14:val="none"/>
              </w:rPr>
            </w:pPr>
            <w:r w:rsidRPr="00463196">
              <w:rPr>
                <w:rFonts w:ascii="Times New Roman" w:eastAsia="Times New Roman" w:hAnsi="Times New Roman" w:cs="Times New Roman"/>
                <w:kern w:val="0"/>
                <w14:ligatures w14:val="none"/>
              </w:rPr>
              <w:t> </w:t>
            </w:r>
            <w:r w:rsidRPr="00E9041F">
              <w:rPr>
                <w:rFonts w:ascii="Times New Roman" w:eastAsia="Times New Roman" w:hAnsi="Times New Roman" w:cs="Times New Roman"/>
                <w:kern w:val="0"/>
                <w14:ligatures w14:val="none"/>
              </w:rPr>
              <w:t>804 (30.51%)</w:t>
            </w:r>
          </w:p>
        </w:tc>
      </w:tr>
      <w:tr w:rsidR="00FB0AA8" w:rsidRPr="00E9041F" w14:paraId="098816C8" w14:textId="77777777" w:rsidTr="6E809332">
        <w:trPr>
          <w:trHeight w:val="300"/>
        </w:trPr>
        <w:tc>
          <w:tcPr>
            <w:tcW w:w="2592" w:type="dxa"/>
            <w:hideMark/>
          </w:tcPr>
          <w:p w14:paraId="26634722" w14:textId="77777777" w:rsidR="00FB0AA8" w:rsidRPr="00463196" w:rsidRDefault="47F02F19" w:rsidP="001766EA">
            <w:pPr>
              <w:spacing w:after="0" w:line="240" w:lineRule="auto"/>
              <w:textAlignment w:val="baseline"/>
              <w:rPr>
                <w:rFonts w:ascii="Times New Roman" w:eastAsia="Times New Roman" w:hAnsi="Times New Roman" w:cs="Times New Roman"/>
                <w:kern w:val="0"/>
                <w14:ligatures w14:val="none"/>
              </w:rPr>
            </w:pPr>
            <w:r w:rsidRPr="00463196">
              <w:rPr>
                <w:rFonts w:ascii="Times New Roman" w:eastAsia="Times New Roman" w:hAnsi="Times New Roman" w:cs="Times New Roman"/>
                <w:kern w:val="0"/>
                <w14:ligatures w14:val="none"/>
              </w:rPr>
              <w:t>Non-Hispanic</w:t>
            </w:r>
            <w:r w:rsidR="053147F9" w:rsidRPr="00463196">
              <w:rPr>
                <w:rFonts w:ascii="Times New Roman" w:eastAsia="Times New Roman" w:hAnsi="Times New Roman" w:cs="Times New Roman"/>
                <w:kern w:val="0"/>
                <w14:ligatures w14:val="none"/>
              </w:rPr>
              <w:t xml:space="preserve"> Black </w:t>
            </w:r>
          </w:p>
        </w:tc>
        <w:tc>
          <w:tcPr>
            <w:tcW w:w="2297" w:type="dxa"/>
            <w:hideMark/>
          </w:tcPr>
          <w:p w14:paraId="49ACBDA4" w14:textId="77777777" w:rsidR="00FB0AA8" w:rsidRPr="00463196" w:rsidRDefault="00FB0AA8" w:rsidP="001766EA">
            <w:pPr>
              <w:spacing w:after="0" w:line="240" w:lineRule="auto"/>
              <w:textAlignment w:val="baseline"/>
              <w:rPr>
                <w:rFonts w:ascii="Times New Roman" w:eastAsia="Times New Roman" w:hAnsi="Times New Roman" w:cs="Times New Roman"/>
                <w:kern w:val="0"/>
                <w14:ligatures w14:val="none"/>
              </w:rPr>
            </w:pPr>
            <w:r w:rsidRPr="00463196">
              <w:rPr>
                <w:rFonts w:ascii="Times New Roman" w:eastAsia="Times New Roman" w:hAnsi="Times New Roman" w:cs="Times New Roman"/>
                <w:kern w:val="0"/>
                <w14:ligatures w14:val="none"/>
              </w:rPr>
              <w:t> </w:t>
            </w:r>
            <w:r w:rsidRPr="00E9041F">
              <w:rPr>
                <w:rFonts w:ascii="Times New Roman" w:hAnsi="Times New Roman" w:cs="Times New Roman"/>
              </w:rPr>
              <w:t>766 (27.23%)</w:t>
            </w:r>
          </w:p>
        </w:tc>
        <w:tc>
          <w:tcPr>
            <w:tcW w:w="2275" w:type="dxa"/>
            <w:hideMark/>
          </w:tcPr>
          <w:p w14:paraId="02F411B3" w14:textId="77777777" w:rsidR="00FB0AA8" w:rsidRPr="00463196" w:rsidRDefault="00FB0AA8" w:rsidP="001766EA">
            <w:pPr>
              <w:spacing w:after="0" w:line="240" w:lineRule="auto"/>
              <w:textAlignment w:val="baseline"/>
              <w:rPr>
                <w:rFonts w:ascii="Times New Roman" w:eastAsia="Times New Roman" w:hAnsi="Times New Roman" w:cs="Times New Roman"/>
                <w:kern w:val="0"/>
                <w14:ligatures w14:val="none"/>
              </w:rPr>
            </w:pPr>
            <w:r w:rsidRPr="00463196">
              <w:rPr>
                <w:rFonts w:ascii="Times New Roman" w:eastAsia="Times New Roman" w:hAnsi="Times New Roman" w:cs="Times New Roman"/>
                <w:kern w:val="0"/>
                <w14:ligatures w14:val="none"/>
              </w:rPr>
              <w:t> </w:t>
            </w:r>
            <w:r w:rsidRPr="00E9041F">
              <w:rPr>
                <w:rFonts w:ascii="Times New Roman" w:eastAsia="Times New Roman" w:hAnsi="Times New Roman" w:cs="Times New Roman"/>
                <w:kern w:val="0"/>
                <w14:ligatures w14:val="none"/>
              </w:rPr>
              <w:t>61 (34.27%)</w:t>
            </w:r>
          </w:p>
        </w:tc>
        <w:tc>
          <w:tcPr>
            <w:tcW w:w="2260" w:type="dxa"/>
            <w:hideMark/>
          </w:tcPr>
          <w:p w14:paraId="6857C0B0" w14:textId="77777777" w:rsidR="00FB0AA8" w:rsidRPr="00463196" w:rsidRDefault="00FB0AA8" w:rsidP="001766EA">
            <w:pPr>
              <w:spacing w:after="0" w:line="240" w:lineRule="auto"/>
              <w:textAlignment w:val="baseline"/>
              <w:rPr>
                <w:rFonts w:ascii="Times New Roman" w:eastAsia="Times New Roman" w:hAnsi="Times New Roman" w:cs="Times New Roman"/>
                <w:kern w:val="0"/>
                <w14:ligatures w14:val="none"/>
              </w:rPr>
            </w:pPr>
            <w:r w:rsidRPr="00463196">
              <w:rPr>
                <w:rFonts w:ascii="Times New Roman" w:eastAsia="Times New Roman" w:hAnsi="Times New Roman" w:cs="Times New Roman"/>
                <w:kern w:val="0"/>
                <w14:ligatures w14:val="none"/>
              </w:rPr>
              <w:t> </w:t>
            </w:r>
            <w:r w:rsidRPr="00E9041F">
              <w:rPr>
                <w:rFonts w:ascii="Times New Roman" w:eastAsia="Times New Roman" w:hAnsi="Times New Roman" w:cs="Times New Roman"/>
                <w:kern w:val="0"/>
                <w14:ligatures w14:val="none"/>
              </w:rPr>
              <w:t>705 (26.76%)</w:t>
            </w:r>
          </w:p>
        </w:tc>
      </w:tr>
      <w:tr w:rsidR="00FB0AA8" w:rsidRPr="00E9041F" w14:paraId="3D67C14F" w14:textId="77777777" w:rsidTr="6E809332">
        <w:trPr>
          <w:trHeight w:val="300"/>
        </w:trPr>
        <w:tc>
          <w:tcPr>
            <w:tcW w:w="2592" w:type="dxa"/>
            <w:hideMark/>
          </w:tcPr>
          <w:p w14:paraId="44DE9DEB" w14:textId="77777777" w:rsidR="00FB0AA8" w:rsidRPr="00463196" w:rsidRDefault="00FB0AA8" w:rsidP="001766EA">
            <w:pPr>
              <w:spacing w:after="0" w:line="240" w:lineRule="auto"/>
              <w:textAlignment w:val="baseline"/>
              <w:rPr>
                <w:rFonts w:ascii="Times New Roman" w:eastAsia="Times New Roman" w:hAnsi="Times New Roman" w:cs="Times New Roman"/>
                <w:kern w:val="0"/>
                <w14:ligatures w14:val="none"/>
              </w:rPr>
            </w:pPr>
            <w:r w:rsidRPr="00463196">
              <w:rPr>
                <w:rFonts w:ascii="Times New Roman" w:eastAsia="Times New Roman" w:hAnsi="Times New Roman" w:cs="Times New Roman"/>
                <w:kern w:val="0"/>
                <w14:ligatures w14:val="none"/>
              </w:rPr>
              <w:lastRenderedPageBreak/>
              <w:t>Other Hispanic </w:t>
            </w:r>
          </w:p>
        </w:tc>
        <w:tc>
          <w:tcPr>
            <w:tcW w:w="2297" w:type="dxa"/>
            <w:hideMark/>
          </w:tcPr>
          <w:p w14:paraId="2B5D211B" w14:textId="77777777" w:rsidR="00FB0AA8" w:rsidRPr="00463196" w:rsidRDefault="00FB0AA8" w:rsidP="001766EA">
            <w:pPr>
              <w:spacing w:after="0" w:line="240" w:lineRule="auto"/>
              <w:textAlignment w:val="baseline"/>
              <w:rPr>
                <w:rFonts w:ascii="Times New Roman" w:eastAsia="Times New Roman" w:hAnsi="Times New Roman" w:cs="Times New Roman"/>
                <w:kern w:val="0"/>
                <w14:ligatures w14:val="none"/>
              </w:rPr>
            </w:pPr>
            <w:r w:rsidRPr="00463196">
              <w:rPr>
                <w:rFonts w:ascii="Times New Roman" w:eastAsia="Times New Roman" w:hAnsi="Times New Roman" w:cs="Times New Roman"/>
                <w:kern w:val="0"/>
                <w14:ligatures w14:val="none"/>
              </w:rPr>
              <w:t> </w:t>
            </w:r>
            <w:r w:rsidRPr="00E9041F">
              <w:rPr>
                <w:rFonts w:ascii="Times New Roman" w:eastAsia="Times New Roman" w:hAnsi="Times New Roman" w:cs="Times New Roman"/>
                <w:kern w:val="0"/>
                <w14:ligatures w14:val="none"/>
              </w:rPr>
              <w:t>298 (10.59%)</w:t>
            </w:r>
          </w:p>
        </w:tc>
        <w:tc>
          <w:tcPr>
            <w:tcW w:w="2275" w:type="dxa"/>
            <w:hideMark/>
          </w:tcPr>
          <w:p w14:paraId="2ECBCF64" w14:textId="77777777" w:rsidR="00FB0AA8" w:rsidRPr="00463196" w:rsidRDefault="00FB0AA8" w:rsidP="001766EA">
            <w:pPr>
              <w:spacing w:after="0" w:line="240" w:lineRule="auto"/>
              <w:textAlignment w:val="baseline"/>
              <w:rPr>
                <w:rFonts w:ascii="Times New Roman" w:eastAsia="Times New Roman" w:hAnsi="Times New Roman" w:cs="Times New Roman"/>
                <w:kern w:val="0"/>
                <w14:ligatures w14:val="none"/>
              </w:rPr>
            </w:pPr>
            <w:r w:rsidRPr="00463196">
              <w:rPr>
                <w:rFonts w:ascii="Times New Roman" w:eastAsia="Times New Roman" w:hAnsi="Times New Roman" w:cs="Times New Roman"/>
                <w:kern w:val="0"/>
                <w14:ligatures w14:val="none"/>
              </w:rPr>
              <w:t> </w:t>
            </w:r>
            <w:r w:rsidRPr="00E9041F">
              <w:rPr>
                <w:rFonts w:ascii="Times New Roman" w:eastAsia="Times New Roman" w:hAnsi="Times New Roman" w:cs="Times New Roman"/>
                <w:kern w:val="0"/>
                <w14:ligatures w14:val="none"/>
              </w:rPr>
              <w:t>17 (9.55%)</w:t>
            </w:r>
          </w:p>
        </w:tc>
        <w:tc>
          <w:tcPr>
            <w:tcW w:w="2260" w:type="dxa"/>
            <w:hideMark/>
          </w:tcPr>
          <w:p w14:paraId="5BE00D36" w14:textId="77777777" w:rsidR="00FB0AA8" w:rsidRPr="00463196" w:rsidRDefault="053147F9" w:rsidP="001766EA">
            <w:pPr>
              <w:spacing w:after="0" w:line="240" w:lineRule="auto"/>
              <w:textAlignment w:val="baseline"/>
              <w:rPr>
                <w:rFonts w:ascii="Times New Roman" w:eastAsia="Times New Roman" w:hAnsi="Times New Roman" w:cs="Times New Roman"/>
                <w:kern w:val="0"/>
                <w14:ligatures w14:val="none"/>
              </w:rPr>
            </w:pPr>
            <w:r w:rsidRPr="00463196">
              <w:rPr>
                <w:rFonts w:ascii="Times New Roman" w:eastAsia="Times New Roman" w:hAnsi="Times New Roman" w:cs="Times New Roman"/>
                <w:kern w:val="0"/>
                <w14:ligatures w14:val="none"/>
              </w:rPr>
              <w:t> </w:t>
            </w:r>
            <w:r w:rsidRPr="00E9041F">
              <w:rPr>
                <w:rFonts w:ascii="Times New Roman" w:eastAsia="Times New Roman" w:hAnsi="Times New Roman" w:cs="Times New Roman"/>
                <w:kern w:val="0"/>
                <w14:ligatures w14:val="none"/>
              </w:rPr>
              <w:t>281 (10.66%)</w:t>
            </w:r>
          </w:p>
        </w:tc>
      </w:tr>
      <w:tr w:rsidR="6E809332" w14:paraId="4CD23097" w14:textId="77777777" w:rsidTr="6E809332">
        <w:trPr>
          <w:trHeight w:val="300"/>
        </w:trPr>
        <w:tc>
          <w:tcPr>
            <w:tcW w:w="2592" w:type="dxa"/>
            <w:hideMark/>
          </w:tcPr>
          <w:p w14:paraId="15C14541" w14:textId="7A62B2CA" w:rsidR="2BDAC66C" w:rsidRDefault="2BDAC66C" w:rsidP="6E809332">
            <w:pPr>
              <w:spacing w:after="0" w:line="240" w:lineRule="auto"/>
              <w:rPr>
                <w:rFonts w:ascii="Times New Roman" w:eastAsia="Times New Roman" w:hAnsi="Times New Roman" w:cs="Times New Roman"/>
              </w:rPr>
            </w:pPr>
            <w:r w:rsidRPr="6E809332">
              <w:rPr>
                <w:rFonts w:ascii="Times New Roman" w:eastAsia="Times New Roman" w:hAnsi="Times New Roman" w:cs="Times New Roman"/>
              </w:rPr>
              <w:t>Other Race</w:t>
            </w:r>
          </w:p>
        </w:tc>
        <w:tc>
          <w:tcPr>
            <w:tcW w:w="2297" w:type="dxa"/>
            <w:hideMark/>
          </w:tcPr>
          <w:p w14:paraId="10348835" w14:textId="45E53BB8" w:rsidR="2D45934E" w:rsidRDefault="2D45934E" w:rsidP="6E809332">
            <w:pPr>
              <w:spacing w:line="240" w:lineRule="auto"/>
              <w:rPr>
                <w:rFonts w:ascii="Times New Roman" w:eastAsia="Times New Roman" w:hAnsi="Times New Roman" w:cs="Times New Roman"/>
              </w:rPr>
            </w:pPr>
            <w:r w:rsidRPr="6E809332">
              <w:rPr>
                <w:rFonts w:ascii="Times New Roman" w:eastAsia="Times New Roman" w:hAnsi="Times New Roman" w:cs="Times New Roman"/>
              </w:rPr>
              <w:t>144 (5.12%)</w:t>
            </w:r>
          </w:p>
        </w:tc>
        <w:tc>
          <w:tcPr>
            <w:tcW w:w="2275" w:type="dxa"/>
            <w:hideMark/>
          </w:tcPr>
          <w:p w14:paraId="7A3183C1" w14:textId="5BF4E13E" w:rsidR="2D45934E" w:rsidRDefault="2D45934E" w:rsidP="6E809332">
            <w:pPr>
              <w:shd w:val="clear" w:color="auto" w:fill="FFFFFF" w:themeFill="background1"/>
              <w:spacing w:after="0" w:line="300" w:lineRule="auto"/>
              <w:rPr>
                <w:rFonts w:ascii="Times" w:eastAsia="Times" w:hAnsi="Times" w:cs="Times"/>
              </w:rPr>
            </w:pPr>
            <w:r w:rsidRPr="6E809332">
              <w:rPr>
                <w:rFonts w:ascii="Times" w:eastAsia="Times" w:hAnsi="Times" w:cs="Times"/>
              </w:rPr>
              <w:t> 16 (8.99%)</w:t>
            </w:r>
          </w:p>
        </w:tc>
        <w:tc>
          <w:tcPr>
            <w:tcW w:w="2260" w:type="dxa"/>
            <w:hideMark/>
          </w:tcPr>
          <w:p w14:paraId="4130ECEF" w14:textId="097B2EE4" w:rsidR="2D45934E" w:rsidRDefault="2D45934E" w:rsidP="6E809332">
            <w:pPr>
              <w:spacing w:line="240" w:lineRule="auto"/>
              <w:rPr>
                <w:rFonts w:ascii="Times New Roman" w:eastAsia="Times New Roman" w:hAnsi="Times New Roman" w:cs="Times New Roman"/>
              </w:rPr>
            </w:pPr>
            <w:r w:rsidRPr="6E809332">
              <w:rPr>
                <w:rFonts w:ascii="Times New Roman" w:eastAsia="Times New Roman" w:hAnsi="Times New Roman" w:cs="Times New Roman"/>
              </w:rPr>
              <w:t>128 (4.86%)</w:t>
            </w:r>
          </w:p>
        </w:tc>
      </w:tr>
      <w:tr w:rsidR="6E809332" w14:paraId="0BF25B7F" w14:textId="77777777" w:rsidTr="6E809332">
        <w:trPr>
          <w:trHeight w:val="300"/>
        </w:trPr>
        <w:tc>
          <w:tcPr>
            <w:tcW w:w="2592" w:type="dxa"/>
            <w:hideMark/>
          </w:tcPr>
          <w:p w14:paraId="0BD2B6B1" w14:textId="0A148A6E" w:rsidR="2D45934E" w:rsidRDefault="2D45934E" w:rsidP="6E809332">
            <w:pPr>
              <w:spacing w:line="240" w:lineRule="auto"/>
              <w:rPr>
                <w:rFonts w:ascii="Times New Roman" w:eastAsia="Times New Roman" w:hAnsi="Times New Roman" w:cs="Times New Roman"/>
              </w:rPr>
            </w:pPr>
            <w:r w:rsidRPr="6E809332">
              <w:rPr>
                <w:rFonts w:ascii="Times New Roman" w:eastAsia="Times New Roman" w:hAnsi="Times New Roman" w:cs="Times New Roman"/>
              </w:rPr>
              <w:t>Mexican American</w:t>
            </w:r>
          </w:p>
        </w:tc>
        <w:tc>
          <w:tcPr>
            <w:tcW w:w="2297" w:type="dxa"/>
            <w:hideMark/>
          </w:tcPr>
          <w:p w14:paraId="2779E9D3" w14:textId="69DBB5FD" w:rsidR="2D45934E" w:rsidRDefault="2D45934E" w:rsidP="6E809332">
            <w:pPr>
              <w:spacing w:line="240" w:lineRule="auto"/>
              <w:rPr>
                <w:rFonts w:ascii="Times New Roman" w:eastAsia="Times New Roman" w:hAnsi="Times New Roman" w:cs="Times New Roman"/>
              </w:rPr>
            </w:pPr>
            <w:r w:rsidRPr="6E809332">
              <w:rPr>
                <w:rFonts w:ascii="Times New Roman" w:eastAsia="Times New Roman" w:hAnsi="Times New Roman" w:cs="Times New Roman"/>
              </w:rPr>
              <w:t>382 (13.58%)</w:t>
            </w:r>
          </w:p>
        </w:tc>
        <w:tc>
          <w:tcPr>
            <w:tcW w:w="2275" w:type="dxa"/>
            <w:hideMark/>
          </w:tcPr>
          <w:p w14:paraId="1108A87D" w14:textId="7E481848" w:rsidR="2D45934E" w:rsidRDefault="2D45934E" w:rsidP="6E809332">
            <w:pPr>
              <w:spacing w:line="240" w:lineRule="auto"/>
              <w:rPr>
                <w:rFonts w:ascii="Times New Roman" w:eastAsia="Times New Roman" w:hAnsi="Times New Roman" w:cs="Times New Roman"/>
              </w:rPr>
            </w:pPr>
            <w:r w:rsidRPr="6E809332">
              <w:rPr>
                <w:rFonts w:ascii="Times New Roman" w:eastAsia="Times New Roman" w:hAnsi="Times New Roman" w:cs="Times New Roman"/>
              </w:rPr>
              <w:t>12 (6.74%)</w:t>
            </w:r>
          </w:p>
        </w:tc>
        <w:tc>
          <w:tcPr>
            <w:tcW w:w="2260" w:type="dxa"/>
            <w:hideMark/>
          </w:tcPr>
          <w:p w14:paraId="79161D30" w14:textId="7C391374" w:rsidR="2D45934E" w:rsidRDefault="2D45934E" w:rsidP="6E809332">
            <w:pPr>
              <w:spacing w:line="240" w:lineRule="auto"/>
              <w:rPr>
                <w:rFonts w:ascii="Times New Roman" w:eastAsia="Times New Roman" w:hAnsi="Times New Roman" w:cs="Times New Roman"/>
              </w:rPr>
            </w:pPr>
            <w:r w:rsidRPr="6E809332">
              <w:rPr>
                <w:rFonts w:ascii="Times New Roman" w:eastAsia="Times New Roman" w:hAnsi="Times New Roman" w:cs="Times New Roman"/>
              </w:rPr>
              <w:t>371 (14.04%)</w:t>
            </w:r>
          </w:p>
        </w:tc>
      </w:tr>
      <w:tr w:rsidR="6E809332" w14:paraId="2E21507E" w14:textId="77777777" w:rsidTr="6E809332">
        <w:trPr>
          <w:trHeight w:val="300"/>
        </w:trPr>
        <w:tc>
          <w:tcPr>
            <w:tcW w:w="2592" w:type="dxa"/>
            <w:hideMark/>
          </w:tcPr>
          <w:p w14:paraId="5913FA0A" w14:textId="6A712963" w:rsidR="2D45934E" w:rsidRDefault="2D45934E" w:rsidP="6E809332">
            <w:pPr>
              <w:spacing w:line="240" w:lineRule="auto"/>
              <w:rPr>
                <w:rFonts w:ascii="Times New Roman" w:eastAsia="Times New Roman" w:hAnsi="Times New Roman" w:cs="Times New Roman"/>
              </w:rPr>
            </w:pPr>
            <w:r w:rsidRPr="6E809332">
              <w:rPr>
                <w:rFonts w:ascii="Times New Roman" w:eastAsia="Times New Roman" w:hAnsi="Times New Roman" w:cs="Times New Roman"/>
              </w:rPr>
              <w:t>Non-Hispanic Asian</w:t>
            </w:r>
          </w:p>
        </w:tc>
        <w:tc>
          <w:tcPr>
            <w:tcW w:w="2297" w:type="dxa"/>
            <w:hideMark/>
          </w:tcPr>
          <w:p w14:paraId="29C86D63" w14:textId="7264FB25" w:rsidR="2D45934E" w:rsidRDefault="2D45934E" w:rsidP="6E809332">
            <w:pPr>
              <w:spacing w:line="240" w:lineRule="auto"/>
              <w:rPr>
                <w:rFonts w:ascii="Times New Roman" w:eastAsia="Times New Roman" w:hAnsi="Times New Roman" w:cs="Times New Roman"/>
              </w:rPr>
            </w:pPr>
            <w:r w:rsidRPr="6E809332">
              <w:rPr>
                <w:rFonts w:ascii="Times New Roman" w:eastAsia="Times New Roman" w:hAnsi="Times New Roman" w:cs="Times New Roman"/>
              </w:rPr>
              <w:t>359 (12.76%)</w:t>
            </w:r>
          </w:p>
        </w:tc>
        <w:tc>
          <w:tcPr>
            <w:tcW w:w="2275" w:type="dxa"/>
            <w:hideMark/>
          </w:tcPr>
          <w:p w14:paraId="753B981F" w14:textId="04B06E78" w:rsidR="2D45934E" w:rsidRDefault="2D45934E" w:rsidP="6E809332">
            <w:pPr>
              <w:spacing w:line="240" w:lineRule="auto"/>
              <w:rPr>
                <w:rFonts w:ascii="Times New Roman" w:eastAsia="Times New Roman" w:hAnsi="Times New Roman" w:cs="Times New Roman"/>
              </w:rPr>
            </w:pPr>
            <w:r w:rsidRPr="6E809332">
              <w:rPr>
                <w:rFonts w:ascii="Times New Roman" w:eastAsia="Times New Roman" w:hAnsi="Times New Roman" w:cs="Times New Roman"/>
              </w:rPr>
              <w:t>12 (6.74%)</w:t>
            </w:r>
          </w:p>
        </w:tc>
        <w:tc>
          <w:tcPr>
            <w:tcW w:w="2260" w:type="dxa"/>
            <w:hideMark/>
          </w:tcPr>
          <w:p w14:paraId="66395BA7" w14:textId="3850447B" w:rsidR="2D45934E" w:rsidRDefault="2D45934E" w:rsidP="6E809332">
            <w:pPr>
              <w:spacing w:line="240" w:lineRule="auto"/>
              <w:rPr>
                <w:rFonts w:ascii="Times New Roman" w:eastAsia="Times New Roman" w:hAnsi="Times New Roman" w:cs="Times New Roman"/>
              </w:rPr>
            </w:pPr>
            <w:r w:rsidRPr="6E809332">
              <w:rPr>
                <w:rFonts w:ascii="Times New Roman" w:eastAsia="Times New Roman" w:hAnsi="Times New Roman" w:cs="Times New Roman"/>
              </w:rPr>
              <w:t>347 (13.17%)</w:t>
            </w:r>
          </w:p>
        </w:tc>
      </w:tr>
      <w:tr w:rsidR="00FB0AA8" w:rsidRPr="00E9041F" w14:paraId="71841B0D" w14:textId="77777777" w:rsidTr="6E809332">
        <w:trPr>
          <w:trHeight w:val="300"/>
        </w:trPr>
        <w:tc>
          <w:tcPr>
            <w:tcW w:w="2592" w:type="dxa"/>
            <w:hideMark/>
          </w:tcPr>
          <w:p w14:paraId="7C1CDDD4" w14:textId="77777777" w:rsidR="00FB0AA8" w:rsidRPr="00463196" w:rsidRDefault="00FB0AA8" w:rsidP="001766EA">
            <w:pPr>
              <w:spacing w:after="0" w:line="240" w:lineRule="auto"/>
              <w:textAlignment w:val="baseline"/>
              <w:rPr>
                <w:rFonts w:ascii="Times New Roman" w:eastAsia="Times New Roman" w:hAnsi="Times New Roman" w:cs="Times New Roman"/>
                <w:kern w:val="0"/>
                <w14:ligatures w14:val="none"/>
              </w:rPr>
            </w:pPr>
            <w:r w:rsidRPr="00463196">
              <w:rPr>
                <w:rFonts w:ascii="Times New Roman" w:eastAsia="Times New Roman" w:hAnsi="Times New Roman" w:cs="Times New Roman"/>
                <w:b/>
                <w:bCs/>
                <w:kern w:val="0"/>
                <w14:ligatures w14:val="none"/>
              </w:rPr>
              <w:t>Health Insurance</w:t>
            </w:r>
            <w:r w:rsidRPr="00463196">
              <w:rPr>
                <w:rFonts w:ascii="Times New Roman" w:eastAsia="Times New Roman" w:hAnsi="Times New Roman" w:cs="Times New Roman"/>
                <w:kern w:val="0"/>
                <w14:ligatures w14:val="none"/>
              </w:rPr>
              <w:t> </w:t>
            </w:r>
          </w:p>
        </w:tc>
        <w:tc>
          <w:tcPr>
            <w:tcW w:w="2297" w:type="dxa"/>
            <w:hideMark/>
          </w:tcPr>
          <w:p w14:paraId="7A77139C" w14:textId="77777777" w:rsidR="00FB0AA8" w:rsidRPr="00463196" w:rsidRDefault="00FB0AA8" w:rsidP="001766EA">
            <w:pPr>
              <w:spacing w:after="0" w:line="240" w:lineRule="auto"/>
              <w:textAlignment w:val="baseline"/>
              <w:rPr>
                <w:rFonts w:ascii="Times New Roman" w:eastAsia="Times New Roman" w:hAnsi="Times New Roman" w:cs="Times New Roman"/>
                <w:kern w:val="0"/>
                <w14:ligatures w14:val="none"/>
              </w:rPr>
            </w:pPr>
            <w:r w:rsidRPr="00463196">
              <w:rPr>
                <w:rFonts w:ascii="Times New Roman" w:eastAsia="Times New Roman" w:hAnsi="Times New Roman" w:cs="Times New Roman"/>
                <w:kern w:val="0"/>
                <w14:ligatures w14:val="none"/>
              </w:rPr>
              <w:t> </w:t>
            </w:r>
          </w:p>
        </w:tc>
        <w:tc>
          <w:tcPr>
            <w:tcW w:w="2275" w:type="dxa"/>
            <w:hideMark/>
          </w:tcPr>
          <w:p w14:paraId="453842C7" w14:textId="77777777" w:rsidR="00FB0AA8" w:rsidRPr="00463196" w:rsidRDefault="00FB0AA8" w:rsidP="001766EA">
            <w:pPr>
              <w:spacing w:after="0" w:line="240" w:lineRule="auto"/>
              <w:textAlignment w:val="baseline"/>
              <w:rPr>
                <w:rFonts w:ascii="Times New Roman" w:eastAsia="Times New Roman" w:hAnsi="Times New Roman" w:cs="Times New Roman"/>
                <w:kern w:val="0"/>
                <w14:ligatures w14:val="none"/>
              </w:rPr>
            </w:pPr>
            <w:r w:rsidRPr="00463196">
              <w:rPr>
                <w:rFonts w:ascii="Times New Roman" w:eastAsia="Times New Roman" w:hAnsi="Times New Roman" w:cs="Times New Roman"/>
                <w:kern w:val="0"/>
                <w14:ligatures w14:val="none"/>
              </w:rPr>
              <w:t> </w:t>
            </w:r>
          </w:p>
        </w:tc>
        <w:tc>
          <w:tcPr>
            <w:tcW w:w="2260" w:type="dxa"/>
            <w:hideMark/>
          </w:tcPr>
          <w:p w14:paraId="1A66B6EB" w14:textId="77777777" w:rsidR="00FB0AA8" w:rsidRPr="00463196" w:rsidRDefault="00FB0AA8" w:rsidP="001766EA">
            <w:pPr>
              <w:spacing w:after="0" w:line="240" w:lineRule="auto"/>
              <w:textAlignment w:val="baseline"/>
              <w:rPr>
                <w:rFonts w:ascii="Times New Roman" w:eastAsia="Times New Roman" w:hAnsi="Times New Roman" w:cs="Times New Roman"/>
                <w:kern w:val="0"/>
                <w14:ligatures w14:val="none"/>
              </w:rPr>
            </w:pPr>
            <w:r w:rsidRPr="00463196">
              <w:rPr>
                <w:rFonts w:ascii="Times New Roman" w:eastAsia="Times New Roman" w:hAnsi="Times New Roman" w:cs="Times New Roman"/>
                <w:kern w:val="0"/>
                <w14:ligatures w14:val="none"/>
              </w:rPr>
              <w:t> </w:t>
            </w:r>
          </w:p>
        </w:tc>
      </w:tr>
      <w:tr w:rsidR="00FB0AA8" w:rsidRPr="00E9041F" w14:paraId="323C9E21" w14:textId="77777777" w:rsidTr="6E809332">
        <w:trPr>
          <w:trHeight w:val="300"/>
        </w:trPr>
        <w:tc>
          <w:tcPr>
            <w:tcW w:w="2592" w:type="dxa"/>
            <w:hideMark/>
          </w:tcPr>
          <w:p w14:paraId="740EBF13" w14:textId="77777777" w:rsidR="00FB0AA8" w:rsidRPr="00463196" w:rsidRDefault="00FB0AA8" w:rsidP="001766EA">
            <w:pPr>
              <w:spacing w:after="0" w:line="240" w:lineRule="auto"/>
              <w:textAlignment w:val="baseline"/>
              <w:rPr>
                <w:rFonts w:ascii="Times New Roman" w:eastAsia="Times New Roman" w:hAnsi="Times New Roman" w:cs="Times New Roman"/>
                <w:kern w:val="0"/>
                <w14:ligatures w14:val="none"/>
              </w:rPr>
            </w:pPr>
            <w:r w:rsidRPr="00463196">
              <w:rPr>
                <w:rFonts w:ascii="Times New Roman" w:eastAsia="Times New Roman" w:hAnsi="Times New Roman" w:cs="Times New Roman"/>
                <w:kern w:val="0"/>
                <w14:ligatures w14:val="none"/>
              </w:rPr>
              <w:t>Insured </w:t>
            </w:r>
          </w:p>
        </w:tc>
        <w:tc>
          <w:tcPr>
            <w:tcW w:w="2297" w:type="dxa"/>
            <w:hideMark/>
          </w:tcPr>
          <w:p w14:paraId="74C537C2" w14:textId="36AFB30F" w:rsidR="00FB0AA8" w:rsidRPr="00463196" w:rsidRDefault="053147F9" w:rsidP="001766EA">
            <w:pPr>
              <w:spacing w:after="0" w:line="240" w:lineRule="auto"/>
              <w:textAlignment w:val="baseline"/>
              <w:rPr>
                <w:rFonts w:ascii="Times New Roman" w:eastAsia="Times New Roman" w:hAnsi="Times New Roman" w:cs="Times New Roman"/>
                <w:kern w:val="0"/>
                <w14:ligatures w14:val="none"/>
              </w:rPr>
            </w:pPr>
            <w:r w:rsidRPr="00463196">
              <w:rPr>
                <w:rFonts w:ascii="Times New Roman" w:eastAsia="Times New Roman" w:hAnsi="Times New Roman" w:cs="Times New Roman"/>
                <w:kern w:val="0"/>
                <w14:ligatures w14:val="none"/>
              </w:rPr>
              <w:t> </w:t>
            </w:r>
            <w:r w:rsidRPr="00E9041F">
              <w:rPr>
                <w:rFonts w:ascii="Times New Roman" w:eastAsia="Times New Roman" w:hAnsi="Times New Roman" w:cs="Times New Roman"/>
                <w:kern w:val="0"/>
                <w14:ligatures w14:val="none"/>
              </w:rPr>
              <w:t>2</w:t>
            </w:r>
            <w:r w:rsidR="5107868B" w:rsidRPr="00E9041F">
              <w:rPr>
                <w:rFonts w:ascii="Times New Roman" w:eastAsia="Times New Roman" w:hAnsi="Times New Roman" w:cs="Times New Roman"/>
                <w:kern w:val="0"/>
                <w14:ligatures w14:val="none"/>
              </w:rPr>
              <w:t>,3</w:t>
            </w:r>
            <w:r w:rsidRPr="00E9041F">
              <w:rPr>
                <w:rFonts w:ascii="Times New Roman" w:eastAsia="Times New Roman" w:hAnsi="Times New Roman" w:cs="Times New Roman"/>
                <w:kern w:val="0"/>
                <w14:ligatures w14:val="none"/>
              </w:rPr>
              <w:t>05 (82.12%)</w:t>
            </w:r>
          </w:p>
        </w:tc>
        <w:tc>
          <w:tcPr>
            <w:tcW w:w="2275" w:type="dxa"/>
            <w:hideMark/>
          </w:tcPr>
          <w:p w14:paraId="4CF8F10E" w14:textId="77777777" w:rsidR="00FB0AA8" w:rsidRPr="00463196" w:rsidRDefault="00FB0AA8" w:rsidP="001766EA">
            <w:pPr>
              <w:spacing w:after="0" w:line="240" w:lineRule="auto"/>
              <w:textAlignment w:val="baseline"/>
              <w:rPr>
                <w:rFonts w:ascii="Times New Roman" w:eastAsia="Times New Roman" w:hAnsi="Times New Roman" w:cs="Times New Roman"/>
                <w:kern w:val="0"/>
                <w14:ligatures w14:val="none"/>
              </w:rPr>
            </w:pPr>
            <w:r w:rsidRPr="00463196">
              <w:rPr>
                <w:rFonts w:ascii="Times New Roman" w:eastAsia="Times New Roman" w:hAnsi="Times New Roman" w:cs="Times New Roman"/>
                <w:kern w:val="0"/>
                <w14:ligatures w14:val="none"/>
              </w:rPr>
              <w:t> </w:t>
            </w:r>
            <w:r w:rsidRPr="00E9041F">
              <w:rPr>
                <w:rFonts w:ascii="Times New Roman" w:eastAsia="Times New Roman" w:hAnsi="Times New Roman" w:cs="Times New Roman"/>
                <w:kern w:val="0"/>
                <w14:ligatures w14:val="none"/>
              </w:rPr>
              <w:t>146 (82.49%)</w:t>
            </w:r>
          </w:p>
        </w:tc>
        <w:tc>
          <w:tcPr>
            <w:tcW w:w="2260" w:type="dxa"/>
            <w:hideMark/>
          </w:tcPr>
          <w:p w14:paraId="05448F5D" w14:textId="1C78EC60" w:rsidR="00FB0AA8" w:rsidRPr="00463196" w:rsidRDefault="053147F9" w:rsidP="001766EA">
            <w:pPr>
              <w:spacing w:after="0" w:line="240" w:lineRule="auto"/>
              <w:textAlignment w:val="baseline"/>
              <w:rPr>
                <w:rFonts w:ascii="Times New Roman" w:eastAsia="Times New Roman" w:hAnsi="Times New Roman" w:cs="Times New Roman"/>
                <w:kern w:val="0"/>
                <w14:ligatures w14:val="none"/>
              </w:rPr>
            </w:pPr>
            <w:r w:rsidRPr="00463196">
              <w:rPr>
                <w:rFonts w:ascii="Times New Roman" w:eastAsia="Times New Roman" w:hAnsi="Times New Roman" w:cs="Times New Roman"/>
                <w:kern w:val="0"/>
                <w14:ligatures w14:val="none"/>
              </w:rPr>
              <w:t> </w:t>
            </w:r>
            <w:r w:rsidRPr="00E9041F">
              <w:rPr>
                <w:rFonts w:ascii="Times New Roman" w:eastAsia="Times New Roman" w:hAnsi="Times New Roman" w:cs="Times New Roman"/>
                <w:kern w:val="0"/>
                <w14:ligatures w14:val="none"/>
              </w:rPr>
              <w:t>2</w:t>
            </w:r>
            <w:r w:rsidR="51479D0D" w:rsidRPr="00E9041F">
              <w:rPr>
                <w:rFonts w:ascii="Times New Roman" w:eastAsia="Times New Roman" w:hAnsi="Times New Roman" w:cs="Times New Roman"/>
                <w:kern w:val="0"/>
                <w14:ligatures w14:val="none"/>
              </w:rPr>
              <w:t>,</w:t>
            </w:r>
            <w:r w:rsidRPr="00E9041F">
              <w:rPr>
                <w:rFonts w:ascii="Times New Roman" w:eastAsia="Times New Roman" w:hAnsi="Times New Roman" w:cs="Times New Roman"/>
                <w:kern w:val="0"/>
                <w14:ligatures w14:val="none"/>
              </w:rPr>
              <w:t>159 (82.09%)</w:t>
            </w:r>
          </w:p>
        </w:tc>
      </w:tr>
      <w:tr w:rsidR="00FB0AA8" w:rsidRPr="00E9041F" w14:paraId="3447B636" w14:textId="77777777" w:rsidTr="6E809332">
        <w:trPr>
          <w:trHeight w:val="300"/>
        </w:trPr>
        <w:tc>
          <w:tcPr>
            <w:tcW w:w="2592" w:type="dxa"/>
            <w:hideMark/>
          </w:tcPr>
          <w:p w14:paraId="5A8B2C6E" w14:textId="77777777" w:rsidR="00FB0AA8" w:rsidRPr="00463196" w:rsidRDefault="00FB0AA8" w:rsidP="001766EA">
            <w:pPr>
              <w:spacing w:after="0" w:line="240" w:lineRule="auto"/>
              <w:textAlignment w:val="baseline"/>
              <w:rPr>
                <w:rFonts w:ascii="Times New Roman" w:eastAsia="Times New Roman" w:hAnsi="Times New Roman" w:cs="Times New Roman"/>
                <w:kern w:val="0"/>
                <w14:ligatures w14:val="none"/>
              </w:rPr>
            </w:pPr>
            <w:r w:rsidRPr="00463196">
              <w:rPr>
                <w:rFonts w:ascii="Times New Roman" w:eastAsia="Times New Roman" w:hAnsi="Times New Roman" w:cs="Times New Roman"/>
                <w:kern w:val="0"/>
                <w14:ligatures w14:val="none"/>
              </w:rPr>
              <w:t>Uninsured </w:t>
            </w:r>
          </w:p>
        </w:tc>
        <w:tc>
          <w:tcPr>
            <w:tcW w:w="2297" w:type="dxa"/>
            <w:hideMark/>
          </w:tcPr>
          <w:p w14:paraId="28346D00" w14:textId="77777777" w:rsidR="00FB0AA8" w:rsidRPr="00463196" w:rsidRDefault="00FB0AA8" w:rsidP="001766EA">
            <w:pPr>
              <w:spacing w:after="0" w:line="240" w:lineRule="auto"/>
              <w:textAlignment w:val="baseline"/>
              <w:rPr>
                <w:rFonts w:ascii="Times New Roman" w:eastAsia="Times New Roman" w:hAnsi="Times New Roman" w:cs="Times New Roman"/>
                <w:kern w:val="0"/>
                <w14:ligatures w14:val="none"/>
              </w:rPr>
            </w:pPr>
            <w:r w:rsidRPr="00463196">
              <w:rPr>
                <w:rFonts w:ascii="Times New Roman" w:eastAsia="Times New Roman" w:hAnsi="Times New Roman" w:cs="Times New Roman"/>
                <w:kern w:val="0"/>
                <w14:ligatures w14:val="none"/>
              </w:rPr>
              <w:t> </w:t>
            </w:r>
            <w:r w:rsidRPr="00E9041F">
              <w:rPr>
                <w:rFonts w:ascii="Times New Roman" w:eastAsia="Times New Roman" w:hAnsi="Times New Roman" w:cs="Times New Roman"/>
                <w:kern w:val="0"/>
                <w14:ligatures w14:val="none"/>
              </w:rPr>
              <w:t>502 (17.88%)</w:t>
            </w:r>
          </w:p>
        </w:tc>
        <w:tc>
          <w:tcPr>
            <w:tcW w:w="2275" w:type="dxa"/>
            <w:hideMark/>
          </w:tcPr>
          <w:p w14:paraId="7E466832" w14:textId="77777777" w:rsidR="00FB0AA8" w:rsidRPr="00463196" w:rsidRDefault="00FB0AA8" w:rsidP="001766EA">
            <w:pPr>
              <w:spacing w:after="0" w:line="240" w:lineRule="auto"/>
              <w:textAlignment w:val="baseline"/>
              <w:rPr>
                <w:rFonts w:ascii="Times New Roman" w:eastAsia="Times New Roman" w:hAnsi="Times New Roman" w:cs="Times New Roman"/>
                <w:kern w:val="0"/>
                <w14:ligatures w14:val="none"/>
              </w:rPr>
            </w:pPr>
            <w:r w:rsidRPr="00463196">
              <w:rPr>
                <w:rFonts w:ascii="Times New Roman" w:eastAsia="Times New Roman" w:hAnsi="Times New Roman" w:cs="Times New Roman"/>
                <w:kern w:val="0"/>
                <w14:ligatures w14:val="none"/>
              </w:rPr>
              <w:t> </w:t>
            </w:r>
            <w:r w:rsidRPr="00E9041F">
              <w:rPr>
                <w:rFonts w:ascii="Times New Roman" w:eastAsia="Times New Roman" w:hAnsi="Times New Roman" w:cs="Times New Roman"/>
                <w:kern w:val="0"/>
                <w14:ligatures w14:val="none"/>
              </w:rPr>
              <w:t>31 (17.51%)</w:t>
            </w:r>
          </w:p>
        </w:tc>
        <w:tc>
          <w:tcPr>
            <w:tcW w:w="2260" w:type="dxa"/>
            <w:hideMark/>
          </w:tcPr>
          <w:p w14:paraId="6E184624" w14:textId="77777777" w:rsidR="00FB0AA8" w:rsidRPr="00463196" w:rsidRDefault="00FB0AA8" w:rsidP="001766EA">
            <w:pPr>
              <w:spacing w:after="0" w:line="240" w:lineRule="auto"/>
              <w:textAlignment w:val="baseline"/>
              <w:rPr>
                <w:rFonts w:ascii="Times New Roman" w:eastAsia="Times New Roman" w:hAnsi="Times New Roman" w:cs="Times New Roman"/>
                <w:kern w:val="0"/>
                <w14:ligatures w14:val="none"/>
              </w:rPr>
            </w:pPr>
            <w:r w:rsidRPr="00463196">
              <w:rPr>
                <w:rFonts w:ascii="Times New Roman" w:eastAsia="Times New Roman" w:hAnsi="Times New Roman" w:cs="Times New Roman"/>
                <w:kern w:val="0"/>
                <w14:ligatures w14:val="none"/>
              </w:rPr>
              <w:t> </w:t>
            </w:r>
            <w:r w:rsidRPr="00E9041F">
              <w:rPr>
                <w:rFonts w:ascii="Times New Roman" w:eastAsia="Times New Roman" w:hAnsi="Times New Roman" w:cs="Times New Roman"/>
                <w:kern w:val="0"/>
                <w14:ligatures w14:val="none"/>
              </w:rPr>
              <w:t>471 (17.91%)</w:t>
            </w:r>
          </w:p>
        </w:tc>
      </w:tr>
      <w:tr w:rsidR="00FB0AA8" w:rsidRPr="00E9041F" w14:paraId="3196DE55" w14:textId="77777777" w:rsidTr="6E809332">
        <w:trPr>
          <w:trHeight w:val="300"/>
        </w:trPr>
        <w:tc>
          <w:tcPr>
            <w:tcW w:w="2592" w:type="dxa"/>
            <w:hideMark/>
          </w:tcPr>
          <w:p w14:paraId="3E25F515" w14:textId="77777777" w:rsidR="00FB0AA8" w:rsidRPr="00463196" w:rsidRDefault="00FB0AA8" w:rsidP="001766EA">
            <w:pPr>
              <w:spacing w:after="0" w:line="240" w:lineRule="auto"/>
              <w:textAlignment w:val="baseline"/>
              <w:rPr>
                <w:rFonts w:ascii="Times New Roman" w:eastAsia="Times New Roman" w:hAnsi="Times New Roman" w:cs="Times New Roman"/>
                <w:b/>
                <w:bCs/>
                <w:kern w:val="0"/>
                <w14:ligatures w14:val="none"/>
              </w:rPr>
            </w:pPr>
            <w:r w:rsidRPr="00E9041F">
              <w:rPr>
                <w:rFonts w:ascii="Times New Roman" w:eastAsia="Times New Roman" w:hAnsi="Times New Roman" w:cs="Times New Roman"/>
                <w:b/>
                <w:bCs/>
                <w:kern w:val="0"/>
                <w14:ligatures w14:val="none"/>
              </w:rPr>
              <w:t>Demographics</w:t>
            </w:r>
          </w:p>
        </w:tc>
        <w:tc>
          <w:tcPr>
            <w:tcW w:w="2297" w:type="dxa"/>
            <w:hideMark/>
          </w:tcPr>
          <w:p w14:paraId="5137FAB3" w14:textId="77777777" w:rsidR="00FB0AA8" w:rsidRPr="00463196" w:rsidRDefault="00FB0AA8" w:rsidP="001766EA">
            <w:pPr>
              <w:spacing w:after="0" w:line="240" w:lineRule="auto"/>
              <w:textAlignment w:val="baseline"/>
              <w:rPr>
                <w:rFonts w:ascii="Times New Roman" w:eastAsia="Times New Roman" w:hAnsi="Times New Roman" w:cs="Times New Roman"/>
                <w:kern w:val="0"/>
                <w14:ligatures w14:val="none"/>
              </w:rPr>
            </w:pPr>
            <w:r w:rsidRPr="00463196">
              <w:rPr>
                <w:rFonts w:ascii="Times New Roman" w:eastAsia="Times New Roman" w:hAnsi="Times New Roman" w:cs="Times New Roman"/>
                <w:kern w:val="0"/>
                <w14:ligatures w14:val="none"/>
              </w:rPr>
              <w:t> </w:t>
            </w:r>
          </w:p>
        </w:tc>
        <w:tc>
          <w:tcPr>
            <w:tcW w:w="2275" w:type="dxa"/>
            <w:hideMark/>
          </w:tcPr>
          <w:p w14:paraId="6B997739" w14:textId="77777777" w:rsidR="00FB0AA8" w:rsidRPr="00463196" w:rsidRDefault="00FB0AA8" w:rsidP="001766EA">
            <w:pPr>
              <w:spacing w:after="0" w:line="240" w:lineRule="auto"/>
              <w:textAlignment w:val="baseline"/>
              <w:rPr>
                <w:rFonts w:ascii="Times New Roman" w:eastAsia="Times New Roman" w:hAnsi="Times New Roman" w:cs="Times New Roman"/>
                <w:kern w:val="0"/>
                <w14:ligatures w14:val="none"/>
              </w:rPr>
            </w:pPr>
            <w:r w:rsidRPr="00463196">
              <w:rPr>
                <w:rFonts w:ascii="Times New Roman" w:eastAsia="Times New Roman" w:hAnsi="Times New Roman" w:cs="Times New Roman"/>
                <w:kern w:val="0"/>
                <w14:ligatures w14:val="none"/>
              </w:rPr>
              <w:t> </w:t>
            </w:r>
          </w:p>
        </w:tc>
        <w:tc>
          <w:tcPr>
            <w:tcW w:w="2260" w:type="dxa"/>
            <w:hideMark/>
          </w:tcPr>
          <w:p w14:paraId="797FA982" w14:textId="77777777" w:rsidR="00FB0AA8" w:rsidRPr="00463196" w:rsidRDefault="00FB0AA8" w:rsidP="001766EA">
            <w:pPr>
              <w:spacing w:after="0" w:line="240" w:lineRule="auto"/>
              <w:textAlignment w:val="baseline"/>
              <w:rPr>
                <w:rFonts w:ascii="Times New Roman" w:eastAsia="Times New Roman" w:hAnsi="Times New Roman" w:cs="Times New Roman"/>
                <w:kern w:val="0"/>
                <w14:ligatures w14:val="none"/>
              </w:rPr>
            </w:pPr>
            <w:r w:rsidRPr="00463196">
              <w:rPr>
                <w:rFonts w:ascii="Times New Roman" w:eastAsia="Times New Roman" w:hAnsi="Times New Roman" w:cs="Times New Roman"/>
                <w:kern w:val="0"/>
                <w14:ligatures w14:val="none"/>
              </w:rPr>
              <w:t> </w:t>
            </w:r>
          </w:p>
        </w:tc>
      </w:tr>
      <w:tr w:rsidR="00FB0AA8" w:rsidRPr="00E9041F" w14:paraId="2D2F9192" w14:textId="77777777" w:rsidTr="6E809332">
        <w:trPr>
          <w:trHeight w:val="300"/>
        </w:trPr>
        <w:tc>
          <w:tcPr>
            <w:tcW w:w="2592" w:type="dxa"/>
          </w:tcPr>
          <w:p w14:paraId="03DC3155" w14:textId="77777777" w:rsidR="00FB0AA8" w:rsidRPr="00E9041F" w:rsidRDefault="00FB0AA8" w:rsidP="001766EA">
            <w:pPr>
              <w:rPr>
                <w:rFonts w:ascii="Times New Roman" w:hAnsi="Times New Roman" w:cs="Times New Roman"/>
                <w:vertAlign w:val="superscript"/>
              </w:rPr>
            </w:pPr>
            <w:r w:rsidRPr="00E9041F">
              <w:rPr>
                <w:rFonts w:ascii="Times New Roman" w:hAnsi="Times New Roman" w:cs="Times New Roman"/>
              </w:rPr>
              <w:t>Age (years)</w:t>
            </w:r>
            <w:r w:rsidRPr="00E9041F">
              <w:rPr>
                <w:rFonts w:ascii="Times New Roman" w:hAnsi="Times New Roman" w:cs="Times New Roman"/>
                <w:vertAlign w:val="superscript"/>
              </w:rPr>
              <w:t>3</w:t>
            </w:r>
          </w:p>
          <w:p w14:paraId="315D442D" w14:textId="77777777" w:rsidR="00FB0AA8" w:rsidRPr="00E9041F" w:rsidRDefault="00FB0AA8" w:rsidP="001766EA">
            <w:pPr>
              <w:rPr>
                <w:rFonts w:ascii="Times New Roman" w:hAnsi="Times New Roman" w:cs="Times New Roman"/>
                <w:vertAlign w:val="superscript"/>
              </w:rPr>
            </w:pPr>
            <w:r w:rsidRPr="00E9041F">
              <w:rPr>
                <w:rFonts w:ascii="Times New Roman" w:hAnsi="Times New Roman" w:cs="Times New Roman"/>
              </w:rPr>
              <w:t xml:space="preserve">          Mean </w:t>
            </w:r>
            <w:r w:rsidRPr="00E9041F">
              <w:rPr>
                <w:rFonts w:ascii="Times New Roman" w:hAnsi="Times New Roman" w:cs="Times New Roman"/>
                <w:shd w:val="clear" w:color="auto" w:fill="F2F2F2"/>
              </w:rPr>
              <w:t>± SD</w:t>
            </w:r>
          </w:p>
        </w:tc>
        <w:tc>
          <w:tcPr>
            <w:tcW w:w="2297" w:type="dxa"/>
          </w:tcPr>
          <w:p w14:paraId="620D31F6" w14:textId="77777777" w:rsidR="00FB0AA8" w:rsidRPr="00E9041F" w:rsidRDefault="00FB0AA8" w:rsidP="001766EA">
            <w:pPr>
              <w:spacing w:after="0" w:line="240" w:lineRule="auto"/>
              <w:textAlignment w:val="baseline"/>
              <w:rPr>
                <w:rFonts w:ascii="Times New Roman" w:eastAsia="Times New Roman" w:hAnsi="Times New Roman" w:cs="Times New Roman"/>
                <w:kern w:val="0"/>
                <w14:ligatures w14:val="none"/>
              </w:rPr>
            </w:pPr>
            <w:r w:rsidRPr="00E9041F">
              <w:rPr>
                <w:rFonts w:ascii="Times New Roman" w:hAnsi="Times New Roman" w:cs="Times New Roman"/>
              </w:rPr>
              <w:t>38.75 ± 12.48</w:t>
            </w:r>
          </w:p>
        </w:tc>
        <w:tc>
          <w:tcPr>
            <w:tcW w:w="2275" w:type="dxa"/>
          </w:tcPr>
          <w:p w14:paraId="2F428C60" w14:textId="77777777" w:rsidR="00FB0AA8" w:rsidRPr="00E9041F" w:rsidRDefault="00FB0AA8" w:rsidP="001766EA">
            <w:pPr>
              <w:spacing w:after="0" w:line="240" w:lineRule="auto"/>
              <w:textAlignment w:val="baseline"/>
              <w:rPr>
                <w:rFonts w:ascii="Times New Roman" w:eastAsia="Times New Roman" w:hAnsi="Times New Roman" w:cs="Times New Roman"/>
                <w:kern w:val="0"/>
                <w14:ligatures w14:val="none"/>
              </w:rPr>
            </w:pPr>
            <w:r w:rsidRPr="00E9041F">
              <w:rPr>
                <w:rFonts w:ascii="Times New Roman" w:hAnsi="Times New Roman" w:cs="Times New Roman"/>
              </w:rPr>
              <w:t>42.93 ± 10.75</w:t>
            </w:r>
          </w:p>
        </w:tc>
        <w:tc>
          <w:tcPr>
            <w:tcW w:w="2260" w:type="dxa"/>
          </w:tcPr>
          <w:p w14:paraId="271008D5" w14:textId="77777777" w:rsidR="00FB0AA8" w:rsidRPr="00E9041F" w:rsidRDefault="00FB0AA8" w:rsidP="001766EA">
            <w:pPr>
              <w:spacing w:after="0" w:line="240" w:lineRule="auto"/>
              <w:textAlignment w:val="baseline"/>
              <w:rPr>
                <w:rFonts w:ascii="Times New Roman" w:eastAsia="Times New Roman" w:hAnsi="Times New Roman" w:cs="Times New Roman"/>
                <w:kern w:val="0"/>
                <w14:ligatures w14:val="none"/>
              </w:rPr>
            </w:pPr>
            <w:r w:rsidRPr="00E9041F">
              <w:rPr>
                <w:rFonts w:ascii="Times New Roman" w:hAnsi="Times New Roman" w:cs="Times New Roman"/>
              </w:rPr>
              <w:t>38.47 ± 12.54</w:t>
            </w:r>
          </w:p>
        </w:tc>
      </w:tr>
      <w:tr w:rsidR="00FB0AA8" w:rsidRPr="00E9041F" w14:paraId="4E5E015F" w14:textId="77777777" w:rsidTr="6E809332">
        <w:trPr>
          <w:trHeight w:val="300"/>
        </w:trPr>
        <w:tc>
          <w:tcPr>
            <w:tcW w:w="2592" w:type="dxa"/>
            <w:hideMark/>
          </w:tcPr>
          <w:p w14:paraId="14F05EBD" w14:textId="77777777" w:rsidR="00FB0AA8" w:rsidRPr="00463196" w:rsidRDefault="00FB0AA8" w:rsidP="001766EA">
            <w:pPr>
              <w:spacing w:after="0" w:line="240" w:lineRule="auto"/>
              <w:textAlignment w:val="baseline"/>
              <w:rPr>
                <w:rFonts w:ascii="Times New Roman" w:eastAsia="Times New Roman" w:hAnsi="Times New Roman" w:cs="Times New Roman"/>
                <w:kern w:val="0"/>
                <w14:ligatures w14:val="none"/>
              </w:rPr>
            </w:pPr>
            <w:r w:rsidRPr="00463196">
              <w:rPr>
                <w:rFonts w:ascii="Times New Roman" w:eastAsia="Times New Roman" w:hAnsi="Times New Roman" w:cs="Times New Roman"/>
                <w:kern w:val="0"/>
                <w14:ligatures w14:val="none"/>
              </w:rPr>
              <w:t>Female </w:t>
            </w:r>
            <w:r w:rsidRPr="00E9041F">
              <w:rPr>
                <w:rFonts w:ascii="Times New Roman" w:eastAsia="Times New Roman" w:hAnsi="Times New Roman" w:cs="Times New Roman"/>
                <w:kern w:val="0"/>
                <w14:ligatures w14:val="none"/>
              </w:rPr>
              <w:t>(%)</w:t>
            </w:r>
          </w:p>
        </w:tc>
        <w:tc>
          <w:tcPr>
            <w:tcW w:w="2297" w:type="dxa"/>
            <w:hideMark/>
          </w:tcPr>
          <w:p w14:paraId="646F4430" w14:textId="77777777" w:rsidR="00FB0AA8" w:rsidRPr="00463196" w:rsidRDefault="00FB0AA8" w:rsidP="001766EA">
            <w:pPr>
              <w:spacing w:after="0" w:line="240" w:lineRule="auto"/>
              <w:textAlignment w:val="baseline"/>
              <w:rPr>
                <w:rFonts w:ascii="Times New Roman" w:eastAsia="Times New Roman" w:hAnsi="Times New Roman" w:cs="Times New Roman"/>
                <w:kern w:val="0"/>
                <w14:ligatures w14:val="none"/>
              </w:rPr>
            </w:pPr>
            <w:r w:rsidRPr="00463196">
              <w:rPr>
                <w:rFonts w:ascii="Times New Roman" w:eastAsia="Times New Roman" w:hAnsi="Times New Roman" w:cs="Times New Roman"/>
                <w:kern w:val="0"/>
                <w14:ligatures w14:val="none"/>
              </w:rPr>
              <w:t> </w:t>
            </w:r>
            <w:r>
              <w:rPr>
                <w:rFonts w:ascii="Times New Roman" w:eastAsia="Times New Roman" w:hAnsi="Times New Roman" w:cs="Times New Roman"/>
                <w:kern w:val="0"/>
                <w14:ligatures w14:val="none"/>
              </w:rPr>
              <w:t>2,813 (100%)</w:t>
            </w:r>
          </w:p>
        </w:tc>
        <w:tc>
          <w:tcPr>
            <w:tcW w:w="2275" w:type="dxa"/>
            <w:hideMark/>
          </w:tcPr>
          <w:p w14:paraId="1B97C2E0" w14:textId="77777777" w:rsidR="00FB0AA8" w:rsidRPr="00463196" w:rsidRDefault="00FB0AA8" w:rsidP="001766EA">
            <w:pPr>
              <w:spacing w:after="0" w:line="240" w:lineRule="auto"/>
              <w:textAlignment w:val="baseline"/>
              <w:rPr>
                <w:rFonts w:ascii="Times New Roman" w:eastAsia="Times New Roman" w:hAnsi="Times New Roman" w:cs="Times New Roman"/>
                <w:kern w:val="0"/>
                <w14:ligatures w14:val="none"/>
              </w:rPr>
            </w:pPr>
            <w:r w:rsidRPr="00463196">
              <w:rPr>
                <w:rFonts w:ascii="Times New Roman" w:eastAsia="Times New Roman" w:hAnsi="Times New Roman" w:cs="Times New Roman"/>
                <w:kern w:val="0"/>
                <w14:ligatures w14:val="none"/>
              </w:rPr>
              <w:t> </w:t>
            </w:r>
            <w:r>
              <w:rPr>
                <w:rFonts w:ascii="Times New Roman" w:eastAsia="Times New Roman" w:hAnsi="Times New Roman" w:cs="Times New Roman"/>
                <w:kern w:val="0"/>
                <w14:ligatures w14:val="none"/>
              </w:rPr>
              <w:t>178 (100%)</w:t>
            </w:r>
          </w:p>
        </w:tc>
        <w:tc>
          <w:tcPr>
            <w:tcW w:w="2260" w:type="dxa"/>
            <w:hideMark/>
          </w:tcPr>
          <w:p w14:paraId="281BD242" w14:textId="77777777" w:rsidR="00FB0AA8" w:rsidRPr="00463196" w:rsidRDefault="00FB0AA8" w:rsidP="001766EA">
            <w:pPr>
              <w:spacing w:after="0" w:line="240" w:lineRule="auto"/>
              <w:textAlignment w:val="baseline"/>
              <w:rPr>
                <w:rFonts w:ascii="Times New Roman" w:eastAsia="Times New Roman" w:hAnsi="Times New Roman" w:cs="Times New Roman"/>
                <w:kern w:val="0"/>
                <w14:ligatures w14:val="none"/>
              </w:rPr>
            </w:pPr>
            <w:r w:rsidRPr="00463196">
              <w:rPr>
                <w:rFonts w:ascii="Times New Roman" w:eastAsia="Times New Roman" w:hAnsi="Times New Roman" w:cs="Times New Roman"/>
                <w:kern w:val="0"/>
                <w14:ligatures w14:val="none"/>
              </w:rPr>
              <w:t> </w:t>
            </w:r>
            <w:r>
              <w:rPr>
                <w:rFonts w:ascii="Times New Roman" w:eastAsia="Times New Roman" w:hAnsi="Times New Roman" w:cs="Times New Roman"/>
                <w:kern w:val="0"/>
                <w14:ligatures w14:val="none"/>
              </w:rPr>
              <w:t>2,635 (100%)</w:t>
            </w:r>
          </w:p>
        </w:tc>
      </w:tr>
      <w:tr w:rsidR="00FB0AA8" w:rsidRPr="00E9041F" w14:paraId="7D344414" w14:textId="77777777" w:rsidTr="6E809332">
        <w:trPr>
          <w:trHeight w:val="300"/>
        </w:trPr>
        <w:tc>
          <w:tcPr>
            <w:tcW w:w="2592" w:type="dxa"/>
            <w:hideMark/>
          </w:tcPr>
          <w:p w14:paraId="076779B9" w14:textId="77777777" w:rsidR="00FB0AA8" w:rsidRPr="00463196" w:rsidRDefault="00FB0AA8" w:rsidP="001766EA">
            <w:pPr>
              <w:spacing w:after="0" w:line="240" w:lineRule="auto"/>
              <w:textAlignment w:val="baseline"/>
              <w:rPr>
                <w:rFonts w:ascii="Times New Roman" w:eastAsia="Times New Roman" w:hAnsi="Times New Roman" w:cs="Times New Roman"/>
                <w:kern w:val="0"/>
                <w14:ligatures w14:val="none"/>
              </w:rPr>
            </w:pPr>
            <w:r w:rsidRPr="00463196">
              <w:rPr>
                <w:rFonts w:ascii="Times New Roman" w:eastAsia="Times New Roman" w:hAnsi="Times New Roman" w:cs="Times New Roman"/>
                <w:b/>
                <w:bCs/>
                <w:kern w:val="0"/>
                <w14:ligatures w14:val="none"/>
              </w:rPr>
              <w:t>Income to Poverty Ratio</w:t>
            </w:r>
            <w:r w:rsidRPr="00463196">
              <w:rPr>
                <w:rFonts w:ascii="Times New Roman" w:eastAsia="Times New Roman" w:hAnsi="Times New Roman" w:cs="Times New Roman"/>
                <w:kern w:val="0"/>
                <w14:ligatures w14:val="none"/>
              </w:rPr>
              <w:t> </w:t>
            </w:r>
          </w:p>
          <w:p w14:paraId="27B56A60" w14:textId="77777777" w:rsidR="00FB0AA8" w:rsidRPr="00463196" w:rsidRDefault="00FB0AA8" w:rsidP="001766EA">
            <w:pPr>
              <w:spacing w:after="0" w:line="240" w:lineRule="auto"/>
              <w:textAlignment w:val="baseline"/>
              <w:rPr>
                <w:rFonts w:ascii="Times New Roman" w:eastAsia="Times New Roman" w:hAnsi="Times New Roman" w:cs="Times New Roman"/>
                <w:kern w:val="0"/>
                <w14:ligatures w14:val="none"/>
              </w:rPr>
            </w:pPr>
            <w:r w:rsidRPr="00463196">
              <w:rPr>
                <w:rFonts w:ascii="Times New Roman" w:eastAsia="Times New Roman" w:hAnsi="Times New Roman" w:cs="Times New Roman"/>
                <w:kern w:val="0"/>
                <w14:ligatures w14:val="none"/>
              </w:rPr>
              <w:t xml:space="preserve">                    Mean </w:t>
            </w:r>
            <w:r w:rsidRPr="00463196">
              <w:rPr>
                <w:rFonts w:ascii="Times New Roman" w:eastAsia="Times New Roman" w:hAnsi="Times New Roman" w:cs="Times New Roman"/>
                <w:color w:val="000000"/>
                <w:kern w:val="0"/>
                <w14:ligatures w14:val="none"/>
              </w:rPr>
              <w:t>± SD </w:t>
            </w:r>
          </w:p>
        </w:tc>
        <w:tc>
          <w:tcPr>
            <w:tcW w:w="2297" w:type="dxa"/>
            <w:hideMark/>
          </w:tcPr>
          <w:p w14:paraId="75BEB93E" w14:textId="77777777" w:rsidR="00FB0AA8" w:rsidRDefault="00FB0AA8" w:rsidP="001766EA">
            <w:pPr>
              <w:spacing w:after="0" w:line="240" w:lineRule="auto"/>
              <w:textAlignment w:val="baseline"/>
              <w:rPr>
                <w:rFonts w:ascii="Times New Roman" w:eastAsia="Times New Roman" w:hAnsi="Times New Roman" w:cs="Times New Roman"/>
                <w:kern w:val="0"/>
                <w14:ligatures w14:val="none"/>
              </w:rPr>
            </w:pPr>
            <w:r w:rsidRPr="00463196">
              <w:rPr>
                <w:rFonts w:ascii="Times New Roman" w:eastAsia="Times New Roman" w:hAnsi="Times New Roman" w:cs="Times New Roman"/>
                <w:kern w:val="0"/>
                <w14:ligatures w14:val="none"/>
              </w:rPr>
              <w:t> </w:t>
            </w:r>
          </w:p>
          <w:p w14:paraId="30D56D98" w14:textId="77777777" w:rsidR="00FB0AA8" w:rsidRPr="00463196" w:rsidRDefault="00FB0AA8" w:rsidP="001766EA">
            <w:pPr>
              <w:spacing w:after="0" w:line="240" w:lineRule="auto"/>
              <w:textAlignment w:val="baseline"/>
              <w:rPr>
                <w:rFonts w:ascii="Times New Roman" w:eastAsia="Times New Roman" w:hAnsi="Times New Roman" w:cs="Times New Roman"/>
                <w:kern w:val="0"/>
                <w14:ligatures w14:val="none"/>
              </w:rPr>
            </w:pPr>
            <w:r w:rsidRPr="00E9041F">
              <w:rPr>
                <w:rFonts w:ascii="Times New Roman" w:hAnsi="Times New Roman" w:cs="Times New Roman"/>
              </w:rPr>
              <w:t>2.46 ± 1.66</w:t>
            </w:r>
          </w:p>
        </w:tc>
        <w:tc>
          <w:tcPr>
            <w:tcW w:w="2275" w:type="dxa"/>
            <w:hideMark/>
          </w:tcPr>
          <w:p w14:paraId="06DA339E" w14:textId="77777777" w:rsidR="00FB0AA8" w:rsidRDefault="00FB0AA8" w:rsidP="001766EA">
            <w:pPr>
              <w:spacing w:after="0" w:line="240" w:lineRule="auto"/>
              <w:textAlignment w:val="baseline"/>
              <w:rPr>
                <w:rFonts w:ascii="Times New Roman" w:eastAsia="Times New Roman" w:hAnsi="Times New Roman" w:cs="Times New Roman"/>
                <w:kern w:val="0"/>
                <w14:ligatures w14:val="none"/>
              </w:rPr>
            </w:pPr>
            <w:r w:rsidRPr="00463196">
              <w:rPr>
                <w:rFonts w:ascii="Times New Roman" w:eastAsia="Times New Roman" w:hAnsi="Times New Roman" w:cs="Times New Roman"/>
                <w:kern w:val="0"/>
                <w14:ligatures w14:val="none"/>
              </w:rPr>
              <w:t> </w:t>
            </w:r>
          </w:p>
          <w:p w14:paraId="7BFAEE3D" w14:textId="77777777" w:rsidR="00FB0AA8" w:rsidRPr="00463196" w:rsidRDefault="00FB0AA8" w:rsidP="001766EA">
            <w:pPr>
              <w:spacing w:after="0" w:line="240" w:lineRule="auto"/>
              <w:textAlignment w:val="baseline"/>
              <w:rPr>
                <w:rFonts w:ascii="Times New Roman" w:eastAsia="Times New Roman" w:hAnsi="Times New Roman" w:cs="Times New Roman"/>
                <w:kern w:val="0"/>
                <w14:ligatures w14:val="none"/>
              </w:rPr>
            </w:pPr>
            <w:r w:rsidRPr="00E9041F">
              <w:rPr>
                <w:rFonts w:ascii="Times New Roman" w:hAnsi="Times New Roman" w:cs="Times New Roman"/>
              </w:rPr>
              <w:t>2.01 ± 1.46</w:t>
            </w:r>
          </w:p>
        </w:tc>
        <w:tc>
          <w:tcPr>
            <w:tcW w:w="2260" w:type="dxa"/>
            <w:hideMark/>
          </w:tcPr>
          <w:p w14:paraId="6492A30D" w14:textId="77777777" w:rsidR="00FB0AA8" w:rsidRDefault="00FB0AA8" w:rsidP="001766EA">
            <w:pPr>
              <w:spacing w:after="0" w:line="240" w:lineRule="auto"/>
              <w:textAlignment w:val="baseline"/>
              <w:rPr>
                <w:rFonts w:ascii="Times New Roman" w:eastAsia="Times New Roman" w:hAnsi="Times New Roman" w:cs="Times New Roman"/>
                <w:kern w:val="0"/>
                <w14:ligatures w14:val="none"/>
              </w:rPr>
            </w:pPr>
            <w:r w:rsidRPr="00463196">
              <w:rPr>
                <w:rFonts w:ascii="Times New Roman" w:eastAsia="Times New Roman" w:hAnsi="Times New Roman" w:cs="Times New Roman"/>
                <w:kern w:val="0"/>
                <w14:ligatures w14:val="none"/>
              </w:rPr>
              <w:t> </w:t>
            </w:r>
          </w:p>
          <w:p w14:paraId="68862487" w14:textId="77777777" w:rsidR="00FB0AA8" w:rsidRPr="00463196" w:rsidRDefault="00FB0AA8" w:rsidP="001766EA">
            <w:pPr>
              <w:spacing w:after="0" w:line="240" w:lineRule="auto"/>
              <w:textAlignment w:val="baseline"/>
              <w:rPr>
                <w:rFonts w:ascii="Times New Roman" w:eastAsia="Times New Roman" w:hAnsi="Times New Roman" w:cs="Times New Roman"/>
                <w:kern w:val="0"/>
                <w14:ligatures w14:val="none"/>
              </w:rPr>
            </w:pPr>
            <w:r w:rsidRPr="00E9041F">
              <w:rPr>
                <w:rFonts w:ascii="Times New Roman" w:hAnsi="Times New Roman" w:cs="Times New Roman"/>
              </w:rPr>
              <w:t>2.49 ± 1.67</w:t>
            </w:r>
          </w:p>
        </w:tc>
      </w:tr>
      <w:tr w:rsidR="00FB0AA8" w:rsidRPr="00E9041F" w14:paraId="6C94F58B" w14:textId="77777777" w:rsidTr="6E809332">
        <w:trPr>
          <w:trHeight w:val="300"/>
        </w:trPr>
        <w:tc>
          <w:tcPr>
            <w:tcW w:w="2592" w:type="dxa"/>
            <w:hideMark/>
          </w:tcPr>
          <w:p w14:paraId="5924A8D4" w14:textId="77777777" w:rsidR="00FB0AA8" w:rsidRPr="00463196" w:rsidRDefault="00FB0AA8" w:rsidP="001766EA">
            <w:pPr>
              <w:spacing w:after="0" w:line="240" w:lineRule="auto"/>
              <w:textAlignment w:val="baseline"/>
              <w:rPr>
                <w:rFonts w:ascii="Times New Roman" w:eastAsia="Times New Roman" w:hAnsi="Times New Roman" w:cs="Times New Roman"/>
                <w:kern w:val="0"/>
                <w14:ligatures w14:val="none"/>
              </w:rPr>
            </w:pPr>
            <w:r w:rsidRPr="00463196">
              <w:rPr>
                <w:rFonts w:ascii="Times New Roman" w:eastAsia="Times New Roman" w:hAnsi="Times New Roman" w:cs="Times New Roman"/>
                <w:b/>
                <w:bCs/>
                <w:kern w:val="0"/>
                <w14:ligatures w14:val="none"/>
              </w:rPr>
              <w:t>Access to Care (%)</w:t>
            </w:r>
            <w:r w:rsidRPr="00463196">
              <w:rPr>
                <w:rFonts w:ascii="Times New Roman" w:eastAsia="Times New Roman" w:hAnsi="Times New Roman" w:cs="Times New Roman"/>
                <w:kern w:val="0"/>
                <w14:ligatures w14:val="none"/>
              </w:rPr>
              <w:t> </w:t>
            </w:r>
          </w:p>
        </w:tc>
        <w:tc>
          <w:tcPr>
            <w:tcW w:w="2297" w:type="dxa"/>
            <w:hideMark/>
          </w:tcPr>
          <w:p w14:paraId="6E6DA6B4" w14:textId="77777777" w:rsidR="00FB0AA8" w:rsidRPr="00463196" w:rsidRDefault="00FB0AA8" w:rsidP="001766EA">
            <w:pPr>
              <w:spacing w:after="0" w:line="240" w:lineRule="auto"/>
              <w:textAlignment w:val="baseline"/>
              <w:rPr>
                <w:rFonts w:ascii="Times New Roman" w:eastAsia="Times New Roman" w:hAnsi="Times New Roman" w:cs="Times New Roman"/>
                <w:kern w:val="0"/>
                <w14:ligatures w14:val="none"/>
              </w:rPr>
            </w:pPr>
            <w:r w:rsidRPr="00463196">
              <w:rPr>
                <w:rFonts w:ascii="Times New Roman" w:eastAsia="Times New Roman" w:hAnsi="Times New Roman" w:cs="Times New Roman"/>
                <w:kern w:val="0"/>
                <w14:ligatures w14:val="none"/>
              </w:rPr>
              <w:t> </w:t>
            </w:r>
          </w:p>
        </w:tc>
        <w:tc>
          <w:tcPr>
            <w:tcW w:w="2275" w:type="dxa"/>
            <w:hideMark/>
          </w:tcPr>
          <w:p w14:paraId="7FA1317C" w14:textId="77777777" w:rsidR="00FB0AA8" w:rsidRPr="00463196" w:rsidRDefault="00FB0AA8" w:rsidP="001766EA">
            <w:pPr>
              <w:spacing w:after="0" w:line="240" w:lineRule="auto"/>
              <w:textAlignment w:val="baseline"/>
              <w:rPr>
                <w:rFonts w:ascii="Times New Roman" w:eastAsia="Times New Roman" w:hAnsi="Times New Roman" w:cs="Times New Roman"/>
                <w:kern w:val="0"/>
                <w14:ligatures w14:val="none"/>
              </w:rPr>
            </w:pPr>
            <w:r w:rsidRPr="00463196">
              <w:rPr>
                <w:rFonts w:ascii="Times New Roman" w:eastAsia="Times New Roman" w:hAnsi="Times New Roman" w:cs="Times New Roman"/>
                <w:kern w:val="0"/>
                <w14:ligatures w14:val="none"/>
              </w:rPr>
              <w:t> </w:t>
            </w:r>
          </w:p>
        </w:tc>
        <w:tc>
          <w:tcPr>
            <w:tcW w:w="2260" w:type="dxa"/>
            <w:hideMark/>
          </w:tcPr>
          <w:p w14:paraId="65F46A0A" w14:textId="77777777" w:rsidR="00FB0AA8" w:rsidRPr="00463196" w:rsidRDefault="00FB0AA8" w:rsidP="001766EA">
            <w:pPr>
              <w:spacing w:after="0" w:line="240" w:lineRule="auto"/>
              <w:textAlignment w:val="baseline"/>
              <w:rPr>
                <w:rFonts w:ascii="Times New Roman" w:eastAsia="Times New Roman" w:hAnsi="Times New Roman" w:cs="Times New Roman"/>
                <w:kern w:val="0"/>
                <w14:ligatures w14:val="none"/>
              </w:rPr>
            </w:pPr>
            <w:r w:rsidRPr="00463196">
              <w:rPr>
                <w:rFonts w:ascii="Times New Roman" w:eastAsia="Times New Roman" w:hAnsi="Times New Roman" w:cs="Times New Roman"/>
                <w:kern w:val="0"/>
                <w14:ligatures w14:val="none"/>
              </w:rPr>
              <w:t> </w:t>
            </w:r>
          </w:p>
        </w:tc>
      </w:tr>
      <w:tr w:rsidR="00FB0AA8" w:rsidRPr="00E9041F" w14:paraId="0B319F57" w14:textId="77777777" w:rsidTr="6E809332">
        <w:trPr>
          <w:trHeight w:val="300"/>
        </w:trPr>
        <w:tc>
          <w:tcPr>
            <w:tcW w:w="2592" w:type="dxa"/>
            <w:hideMark/>
          </w:tcPr>
          <w:p w14:paraId="299CD5A0" w14:textId="77777777" w:rsidR="00FB0AA8" w:rsidRPr="00463196" w:rsidRDefault="00FB0AA8" w:rsidP="001766EA">
            <w:pPr>
              <w:spacing w:after="0" w:line="240" w:lineRule="auto"/>
              <w:textAlignment w:val="baseline"/>
              <w:rPr>
                <w:rFonts w:ascii="Times New Roman" w:eastAsia="Times New Roman" w:hAnsi="Times New Roman" w:cs="Times New Roman"/>
                <w:kern w:val="0"/>
                <w14:ligatures w14:val="none"/>
              </w:rPr>
            </w:pPr>
            <w:r w:rsidRPr="00463196">
              <w:rPr>
                <w:rFonts w:ascii="Times New Roman" w:eastAsia="Times New Roman" w:hAnsi="Times New Roman" w:cs="Times New Roman"/>
                <w:kern w:val="0"/>
                <w14:ligatures w14:val="none"/>
              </w:rPr>
              <w:t>Has usual place for care </w:t>
            </w:r>
          </w:p>
        </w:tc>
        <w:tc>
          <w:tcPr>
            <w:tcW w:w="2297" w:type="dxa"/>
            <w:hideMark/>
          </w:tcPr>
          <w:p w14:paraId="00BC25FC" w14:textId="77777777" w:rsidR="00FB0AA8" w:rsidRPr="00463196" w:rsidRDefault="00FB0AA8" w:rsidP="001766EA">
            <w:pPr>
              <w:spacing w:after="0" w:line="240" w:lineRule="auto"/>
              <w:textAlignment w:val="baseline"/>
              <w:rPr>
                <w:rFonts w:ascii="Times New Roman" w:eastAsia="Times New Roman" w:hAnsi="Times New Roman" w:cs="Times New Roman"/>
                <w:kern w:val="0"/>
                <w14:ligatures w14:val="none"/>
              </w:rPr>
            </w:pPr>
            <w:r w:rsidRPr="00463196">
              <w:rPr>
                <w:rFonts w:ascii="Times New Roman" w:eastAsia="Times New Roman" w:hAnsi="Times New Roman" w:cs="Times New Roman"/>
                <w:kern w:val="0"/>
                <w14:ligatures w14:val="none"/>
              </w:rPr>
              <w:t> </w:t>
            </w:r>
            <w:r w:rsidRPr="00E9041F">
              <w:rPr>
                <w:rFonts w:ascii="Times New Roman" w:eastAsia="Times New Roman" w:hAnsi="Times New Roman" w:cs="Times New Roman"/>
                <w:kern w:val="0"/>
                <w14:ligatures w14:val="none"/>
              </w:rPr>
              <w:t>2,362 (84.03%)</w:t>
            </w:r>
          </w:p>
        </w:tc>
        <w:tc>
          <w:tcPr>
            <w:tcW w:w="2275" w:type="dxa"/>
            <w:hideMark/>
          </w:tcPr>
          <w:p w14:paraId="4D09D344" w14:textId="77777777" w:rsidR="00FB0AA8" w:rsidRPr="00463196" w:rsidRDefault="00FB0AA8" w:rsidP="001766EA">
            <w:pPr>
              <w:spacing w:after="0" w:line="240" w:lineRule="auto"/>
              <w:textAlignment w:val="baseline"/>
              <w:rPr>
                <w:rFonts w:ascii="Times New Roman" w:eastAsia="Times New Roman" w:hAnsi="Times New Roman" w:cs="Times New Roman"/>
                <w:kern w:val="0"/>
                <w14:ligatures w14:val="none"/>
              </w:rPr>
            </w:pPr>
            <w:r w:rsidRPr="00463196">
              <w:rPr>
                <w:rFonts w:ascii="Times New Roman" w:eastAsia="Times New Roman" w:hAnsi="Times New Roman" w:cs="Times New Roman"/>
                <w:kern w:val="0"/>
                <w14:ligatures w14:val="none"/>
              </w:rPr>
              <w:t> </w:t>
            </w:r>
            <w:r w:rsidRPr="00E9041F">
              <w:rPr>
                <w:rFonts w:ascii="Times New Roman" w:eastAsia="Times New Roman" w:hAnsi="Times New Roman" w:cs="Times New Roman"/>
                <w:kern w:val="0"/>
                <w14:ligatures w14:val="none"/>
              </w:rPr>
              <w:t>153 (85.96%)</w:t>
            </w:r>
          </w:p>
        </w:tc>
        <w:tc>
          <w:tcPr>
            <w:tcW w:w="2260" w:type="dxa"/>
            <w:hideMark/>
          </w:tcPr>
          <w:p w14:paraId="0CFAC3AE" w14:textId="77777777" w:rsidR="00FB0AA8" w:rsidRPr="00463196" w:rsidRDefault="00FB0AA8" w:rsidP="001766EA">
            <w:pPr>
              <w:spacing w:after="0" w:line="240" w:lineRule="auto"/>
              <w:textAlignment w:val="baseline"/>
              <w:rPr>
                <w:rFonts w:ascii="Times New Roman" w:eastAsia="Times New Roman" w:hAnsi="Times New Roman" w:cs="Times New Roman"/>
                <w:kern w:val="0"/>
                <w14:ligatures w14:val="none"/>
              </w:rPr>
            </w:pPr>
            <w:r w:rsidRPr="00463196">
              <w:rPr>
                <w:rFonts w:ascii="Times New Roman" w:eastAsia="Times New Roman" w:hAnsi="Times New Roman" w:cs="Times New Roman"/>
                <w:kern w:val="0"/>
                <w14:ligatures w14:val="none"/>
              </w:rPr>
              <w:t> </w:t>
            </w:r>
            <w:r w:rsidRPr="00E9041F">
              <w:rPr>
                <w:rFonts w:ascii="Times New Roman" w:eastAsia="Times New Roman" w:hAnsi="Times New Roman" w:cs="Times New Roman"/>
                <w:kern w:val="0"/>
                <w14:ligatures w14:val="none"/>
              </w:rPr>
              <w:t>2,209 (83.90%)</w:t>
            </w:r>
          </w:p>
        </w:tc>
      </w:tr>
      <w:tr w:rsidR="00FB0AA8" w:rsidRPr="00E9041F" w14:paraId="4081F0E2" w14:textId="77777777" w:rsidTr="6E809332">
        <w:trPr>
          <w:trHeight w:val="300"/>
        </w:trPr>
        <w:tc>
          <w:tcPr>
            <w:tcW w:w="2592" w:type="dxa"/>
            <w:hideMark/>
          </w:tcPr>
          <w:p w14:paraId="09BA77C5" w14:textId="77777777" w:rsidR="00FB0AA8" w:rsidRPr="00463196" w:rsidRDefault="00FB0AA8" w:rsidP="001766EA">
            <w:pPr>
              <w:spacing w:after="0" w:line="240" w:lineRule="auto"/>
              <w:textAlignment w:val="baseline"/>
              <w:rPr>
                <w:rFonts w:ascii="Times New Roman" w:eastAsia="Times New Roman" w:hAnsi="Times New Roman" w:cs="Times New Roman"/>
                <w:kern w:val="0"/>
                <w14:ligatures w14:val="none"/>
              </w:rPr>
            </w:pPr>
            <w:r w:rsidRPr="00463196">
              <w:rPr>
                <w:rFonts w:ascii="Times New Roman" w:eastAsia="Times New Roman" w:hAnsi="Times New Roman" w:cs="Times New Roman"/>
                <w:kern w:val="0"/>
                <w14:ligatures w14:val="none"/>
              </w:rPr>
              <w:t>No usual place for care </w:t>
            </w:r>
          </w:p>
        </w:tc>
        <w:tc>
          <w:tcPr>
            <w:tcW w:w="2297" w:type="dxa"/>
            <w:hideMark/>
          </w:tcPr>
          <w:p w14:paraId="519165A8" w14:textId="77777777" w:rsidR="00FB0AA8" w:rsidRPr="00463196" w:rsidRDefault="00FB0AA8" w:rsidP="001766EA">
            <w:pPr>
              <w:spacing w:after="0" w:line="240" w:lineRule="auto"/>
              <w:textAlignment w:val="baseline"/>
              <w:rPr>
                <w:rFonts w:ascii="Times New Roman" w:eastAsia="Times New Roman" w:hAnsi="Times New Roman" w:cs="Times New Roman"/>
                <w:kern w:val="0"/>
                <w14:ligatures w14:val="none"/>
              </w:rPr>
            </w:pPr>
            <w:r w:rsidRPr="00463196">
              <w:rPr>
                <w:rFonts w:ascii="Times New Roman" w:eastAsia="Times New Roman" w:hAnsi="Times New Roman" w:cs="Times New Roman"/>
                <w:kern w:val="0"/>
                <w14:ligatures w14:val="none"/>
              </w:rPr>
              <w:t> </w:t>
            </w:r>
            <w:r w:rsidRPr="00E9041F">
              <w:rPr>
                <w:rFonts w:ascii="Times New Roman" w:eastAsia="Times New Roman" w:hAnsi="Times New Roman" w:cs="Times New Roman"/>
                <w:kern w:val="0"/>
                <w14:ligatures w14:val="none"/>
              </w:rPr>
              <w:t>449 (15.97%)</w:t>
            </w:r>
          </w:p>
        </w:tc>
        <w:tc>
          <w:tcPr>
            <w:tcW w:w="2275" w:type="dxa"/>
            <w:hideMark/>
          </w:tcPr>
          <w:p w14:paraId="51F5B47F" w14:textId="77777777" w:rsidR="00FB0AA8" w:rsidRPr="00463196" w:rsidRDefault="00FB0AA8" w:rsidP="001766EA">
            <w:pPr>
              <w:spacing w:after="0" w:line="240" w:lineRule="auto"/>
              <w:textAlignment w:val="baseline"/>
              <w:rPr>
                <w:rFonts w:ascii="Times New Roman" w:eastAsia="Times New Roman" w:hAnsi="Times New Roman" w:cs="Times New Roman"/>
                <w:kern w:val="0"/>
                <w14:ligatures w14:val="none"/>
              </w:rPr>
            </w:pPr>
            <w:r w:rsidRPr="00463196">
              <w:rPr>
                <w:rFonts w:ascii="Times New Roman" w:eastAsia="Times New Roman" w:hAnsi="Times New Roman" w:cs="Times New Roman"/>
                <w:kern w:val="0"/>
                <w14:ligatures w14:val="none"/>
              </w:rPr>
              <w:t> </w:t>
            </w:r>
            <w:r w:rsidRPr="00E9041F">
              <w:rPr>
                <w:rFonts w:ascii="Times New Roman" w:eastAsia="Times New Roman" w:hAnsi="Times New Roman" w:cs="Times New Roman"/>
                <w:kern w:val="0"/>
                <w14:ligatures w14:val="none"/>
              </w:rPr>
              <w:t>25 (14.04%)</w:t>
            </w:r>
          </w:p>
        </w:tc>
        <w:tc>
          <w:tcPr>
            <w:tcW w:w="2260" w:type="dxa"/>
            <w:hideMark/>
          </w:tcPr>
          <w:p w14:paraId="5A1A5D81" w14:textId="77777777" w:rsidR="00FB0AA8" w:rsidRPr="00463196" w:rsidRDefault="00FB0AA8" w:rsidP="001766EA">
            <w:pPr>
              <w:spacing w:after="0" w:line="240" w:lineRule="auto"/>
              <w:textAlignment w:val="baseline"/>
              <w:rPr>
                <w:rFonts w:ascii="Times New Roman" w:eastAsia="Times New Roman" w:hAnsi="Times New Roman" w:cs="Times New Roman"/>
                <w:kern w:val="0"/>
                <w14:ligatures w14:val="none"/>
              </w:rPr>
            </w:pPr>
            <w:r w:rsidRPr="00463196">
              <w:rPr>
                <w:rFonts w:ascii="Times New Roman" w:eastAsia="Times New Roman" w:hAnsi="Times New Roman" w:cs="Times New Roman"/>
                <w:kern w:val="0"/>
                <w14:ligatures w14:val="none"/>
              </w:rPr>
              <w:t> </w:t>
            </w:r>
            <w:r w:rsidRPr="00E9041F">
              <w:rPr>
                <w:rFonts w:ascii="Times New Roman" w:eastAsia="Times New Roman" w:hAnsi="Times New Roman" w:cs="Times New Roman"/>
                <w:kern w:val="0"/>
                <w14:ligatures w14:val="none"/>
              </w:rPr>
              <w:t>424 (16.10%)</w:t>
            </w:r>
          </w:p>
        </w:tc>
      </w:tr>
      <w:tr w:rsidR="00FB0AA8" w:rsidRPr="00E9041F" w14:paraId="1944582D" w14:textId="77777777" w:rsidTr="6E809332">
        <w:trPr>
          <w:trHeight w:val="300"/>
        </w:trPr>
        <w:tc>
          <w:tcPr>
            <w:tcW w:w="2592" w:type="dxa"/>
            <w:hideMark/>
          </w:tcPr>
          <w:p w14:paraId="5402F1D5" w14:textId="77777777" w:rsidR="00FB0AA8" w:rsidRPr="00463196" w:rsidRDefault="00FB0AA8" w:rsidP="001766EA">
            <w:pPr>
              <w:spacing w:after="0" w:line="240" w:lineRule="auto"/>
              <w:textAlignment w:val="baseline"/>
              <w:rPr>
                <w:rFonts w:ascii="Times New Roman" w:eastAsia="Times New Roman" w:hAnsi="Times New Roman" w:cs="Times New Roman"/>
                <w:kern w:val="0"/>
                <w14:ligatures w14:val="none"/>
              </w:rPr>
            </w:pPr>
            <w:r w:rsidRPr="00463196">
              <w:rPr>
                <w:rFonts w:ascii="Times New Roman" w:eastAsia="Times New Roman" w:hAnsi="Times New Roman" w:cs="Times New Roman"/>
                <w:b/>
                <w:bCs/>
                <w:kern w:val="0"/>
                <w14:ligatures w14:val="none"/>
              </w:rPr>
              <w:t>Infertility Care</w:t>
            </w:r>
            <w:r w:rsidRPr="00463196">
              <w:rPr>
                <w:rFonts w:ascii="Times New Roman" w:eastAsia="Times New Roman" w:hAnsi="Times New Roman" w:cs="Times New Roman"/>
                <w:kern w:val="0"/>
                <w14:ligatures w14:val="none"/>
              </w:rPr>
              <w:t> </w:t>
            </w:r>
          </w:p>
          <w:p w14:paraId="10044928" w14:textId="77777777" w:rsidR="00FB0AA8" w:rsidRPr="00463196" w:rsidRDefault="00FB0AA8" w:rsidP="001766EA">
            <w:pPr>
              <w:spacing w:after="0" w:line="240" w:lineRule="auto"/>
              <w:textAlignment w:val="baseline"/>
              <w:rPr>
                <w:rFonts w:ascii="Times New Roman" w:eastAsia="Times New Roman" w:hAnsi="Times New Roman" w:cs="Times New Roman"/>
                <w:kern w:val="0"/>
                <w14:ligatures w14:val="none"/>
              </w:rPr>
            </w:pPr>
            <w:r w:rsidRPr="00463196">
              <w:rPr>
                <w:rFonts w:ascii="Times New Roman" w:eastAsia="Times New Roman" w:hAnsi="Times New Roman" w:cs="Times New Roman"/>
                <w:kern w:val="0"/>
                <w14:ligatures w14:val="none"/>
              </w:rPr>
              <w:t>Yes—sought medical help for inability to become pregnant </w:t>
            </w:r>
          </w:p>
        </w:tc>
        <w:tc>
          <w:tcPr>
            <w:tcW w:w="2297" w:type="dxa"/>
            <w:hideMark/>
          </w:tcPr>
          <w:p w14:paraId="0F772FAB" w14:textId="77777777" w:rsidR="00FB0AA8" w:rsidRPr="00E9041F" w:rsidRDefault="00FB0AA8" w:rsidP="001766EA">
            <w:pPr>
              <w:spacing w:after="0" w:line="240" w:lineRule="auto"/>
              <w:textAlignment w:val="baseline"/>
              <w:rPr>
                <w:rFonts w:ascii="Times New Roman" w:eastAsia="Times New Roman" w:hAnsi="Times New Roman" w:cs="Times New Roman"/>
                <w:kern w:val="0"/>
                <w14:ligatures w14:val="none"/>
              </w:rPr>
            </w:pPr>
            <w:r w:rsidRPr="00463196">
              <w:rPr>
                <w:rFonts w:ascii="Times New Roman" w:eastAsia="Times New Roman" w:hAnsi="Times New Roman" w:cs="Times New Roman"/>
                <w:kern w:val="0"/>
                <w14:ligatures w14:val="none"/>
              </w:rPr>
              <w:t> </w:t>
            </w:r>
          </w:p>
          <w:p w14:paraId="6A6C6612" w14:textId="2024ADC6" w:rsidR="00FB0AA8" w:rsidRPr="00463196" w:rsidRDefault="00691906" w:rsidP="001766EA">
            <w:pPr>
              <w:spacing w:after="0" w:line="240" w:lineRule="auto"/>
              <w:textAlignment w:val="baseline"/>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w:r w:rsidR="00FB0AA8" w:rsidRPr="00E9041F">
              <w:rPr>
                <w:rFonts w:ascii="Times New Roman" w:eastAsia="Times New Roman" w:hAnsi="Times New Roman" w:cs="Times New Roman"/>
                <w:kern w:val="0"/>
                <w14:ligatures w14:val="none"/>
              </w:rPr>
              <w:t>206 (7.33%)</w:t>
            </w:r>
          </w:p>
        </w:tc>
        <w:tc>
          <w:tcPr>
            <w:tcW w:w="2275" w:type="dxa"/>
            <w:hideMark/>
          </w:tcPr>
          <w:p w14:paraId="5B94AE28" w14:textId="77777777" w:rsidR="00FB0AA8" w:rsidRPr="00E9041F" w:rsidRDefault="00FB0AA8" w:rsidP="001766EA">
            <w:pPr>
              <w:spacing w:after="0" w:line="240" w:lineRule="auto"/>
              <w:textAlignment w:val="baseline"/>
              <w:rPr>
                <w:rFonts w:ascii="Times New Roman" w:eastAsia="Times New Roman" w:hAnsi="Times New Roman" w:cs="Times New Roman"/>
                <w:kern w:val="0"/>
                <w14:ligatures w14:val="none"/>
              </w:rPr>
            </w:pPr>
            <w:r w:rsidRPr="00463196">
              <w:rPr>
                <w:rFonts w:ascii="Times New Roman" w:eastAsia="Times New Roman" w:hAnsi="Times New Roman" w:cs="Times New Roman"/>
                <w:kern w:val="0"/>
                <w14:ligatures w14:val="none"/>
              </w:rPr>
              <w:t> </w:t>
            </w:r>
          </w:p>
          <w:p w14:paraId="71EA2AC4" w14:textId="77777777" w:rsidR="00FB0AA8" w:rsidRPr="00463196" w:rsidRDefault="00FB0AA8" w:rsidP="001766EA">
            <w:pPr>
              <w:spacing w:after="0" w:line="240" w:lineRule="auto"/>
              <w:textAlignment w:val="baseline"/>
              <w:rPr>
                <w:rFonts w:ascii="Times New Roman" w:eastAsia="Times New Roman" w:hAnsi="Times New Roman" w:cs="Times New Roman"/>
                <w:kern w:val="0"/>
                <w14:ligatures w14:val="none"/>
              </w:rPr>
            </w:pPr>
            <w:r w:rsidRPr="00E9041F">
              <w:rPr>
                <w:rFonts w:ascii="Times New Roman" w:eastAsia="Times New Roman" w:hAnsi="Times New Roman" w:cs="Times New Roman"/>
                <w:kern w:val="0"/>
                <w14:ligatures w14:val="none"/>
              </w:rPr>
              <w:t>18 (10.11%)</w:t>
            </w:r>
          </w:p>
        </w:tc>
        <w:tc>
          <w:tcPr>
            <w:tcW w:w="2260" w:type="dxa"/>
            <w:hideMark/>
          </w:tcPr>
          <w:p w14:paraId="3F77932B" w14:textId="77777777" w:rsidR="00FB0AA8" w:rsidRPr="00E9041F" w:rsidRDefault="00FB0AA8" w:rsidP="001766EA">
            <w:pPr>
              <w:spacing w:after="0" w:line="240" w:lineRule="auto"/>
              <w:textAlignment w:val="baseline"/>
              <w:rPr>
                <w:rFonts w:ascii="Times New Roman" w:eastAsia="Times New Roman" w:hAnsi="Times New Roman" w:cs="Times New Roman"/>
                <w:kern w:val="0"/>
                <w14:ligatures w14:val="none"/>
              </w:rPr>
            </w:pPr>
            <w:r w:rsidRPr="00463196">
              <w:rPr>
                <w:rFonts w:ascii="Times New Roman" w:eastAsia="Times New Roman" w:hAnsi="Times New Roman" w:cs="Times New Roman"/>
                <w:kern w:val="0"/>
                <w14:ligatures w14:val="none"/>
              </w:rPr>
              <w:t> </w:t>
            </w:r>
          </w:p>
          <w:p w14:paraId="6955BD19" w14:textId="77777777" w:rsidR="00FB0AA8" w:rsidRPr="00463196" w:rsidRDefault="00FB0AA8" w:rsidP="001766EA">
            <w:pPr>
              <w:spacing w:after="0" w:line="240" w:lineRule="auto"/>
              <w:textAlignment w:val="baseline"/>
              <w:rPr>
                <w:rFonts w:ascii="Times New Roman" w:eastAsia="Times New Roman" w:hAnsi="Times New Roman" w:cs="Times New Roman"/>
                <w:kern w:val="0"/>
                <w14:ligatures w14:val="none"/>
              </w:rPr>
            </w:pPr>
            <w:r w:rsidRPr="00E9041F">
              <w:rPr>
                <w:rFonts w:ascii="Times New Roman" w:eastAsia="Times New Roman" w:hAnsi="Times New Roman" w:cs="Times New Roman"/>
                <w:kern w:val="0"/>
                <w14:ligatures w14:val="none"/>
              </w:rPr>
              <w:t>188 (7.14%)</w:t>
            </w:r>
          </w:p>
        </w:tc>
      </w:tr>
      <w:tr w:rsidR="00FB0AA8" w:rsidRPr="00E9041F" w14:paraId="778EBF7B" w14:textId="77777777" w:rsidTr="6E809332">
        <w:trPr>
          <w:trHeight w:val="300"/>
        </w:trPr>
        <w:tc>
          <w:tcPr>
            <w:tcW w:w="2592" w:type="dxa"/>
            <w:hideMark/>
          </w:tcPr>
          <w:p w14:paraId="6DF785FE" w14:textId="77777777" w:rsidR="00FB0AA8" w:rsidRPr="00463196" w:rsidRDefault="00FB0AA8" w:rsidP="001766EA">
            <w:pPr>
              <w:spacing w:after="0" w:line="240" w:lineRule="auto"/>
              <w:textAlignment w:val="baseline"/>
              <w:rPr>
                <w:rFonts w:ascii="Times New Roman" w:eastAsia="Times New Roman" w:hAnsi="Times New Roman" w:cs="Times New Roman"/>
                <w:kern w:val="0"/>
                <w14:ligatures w14:val="none"/>
              </w:rPr>
            </w:pPr>
            <w:r w:rsidRPr="00463196">
              <w:rPr>
                <w:rFonts w:ascii="Times New Roman" w:eastAsia="Times New Roman" w:hAnsi="Times New Roman" w:cs="Times New Roman"/>
                <w:kern w:val="0"/>
                <w14:ligatures w14:val="none"/>
              </w:rPr>
              <w:t>No—has not sought medical help for inability to become pregnant </w:t>
            </w:r>
          </w:p>
        </w:tc>
        <w:tc>
          <w:tcPr>
            <w:tcW w:w="2297" w:type="dxa"/>
            <w:hideMark/>
          </w:tcPr>
          <w:p w14:paraId="4BDC64B3" w14:textId="77777777" w:rsidR="00FB0AA8" w:rsidRPr="00463196" w:rsidRDefault="00FB0AA8" w:rsidP="001766EA">
            <w:pPr>
              <w:spacing w:after="0" w:line="240" w:lineRule="auto"/>
              <w:textAlignment w:val="baseline"/>
              <w:rPr>
                <w:rFonts w:ascii="Times New Roman" w:eastAsia="Times New Roman" w:hAnsi="Times New Roman" w:cs="Times New Roman"/>
                <w:kern w:val="0"/>
                <w14:ligatures w14:val="none"/>
              </w:rPr>
            </w:pPr>
            <w:r w:rsidRPr="00463196">
              <w:rPr>
                <w:rFonts w:ascii="Times New Roman" w:eastAsia="Times New Roman" w:hAnsi="Times New Roman" w:cs="Times New Roman"/>
                <w:kern w:val="0"/>
                <w14:ligatures w14:val="none"/>
              </w:rPr>
              <w:t> </w:t>
            </w:r>
            <w:r w:rsidRPr="00E9041F">
              <w:rPr>
                <w:rFonts w:ascii="Times New Roman" w:eastAsia="Times New Roman" w:hAnsi="Times New Roman" w:cs="Times New Roman"/>
                <w:kern w:val="0"/>
                <w14:ligatures w14:val="none"/>
              </w:rPr>
              <w:t>2,606 (92.67%)</w:t>
            </w:r>
          </w:p>
        </w:tc>
        <w:tc>
          <w:tcPr>
            <w:tcW w:w="2275" w:type="dxa"/>
            <w:hideMark/>
          </w:tcPr>
          <w:p w14:paraId="610FF194" w14:textId="77777777" w:rsidR="00FB0AA8" w:rsidRPr="00463196" w:rsidRDefault="00FB0AA8" w:rsidP="001766EA">
            <w:pPr>
              <w:spacing w:after="0" w:line="240" w:lineRule="auto"/>
              <w:textAlignment w:val="baseline"/>
              <w:rPr>
                <w:rFonts w:ascii="Times New Roman" w:eastAsia="Times New Roman" w:hAnsi="Times New Roman" w:cs="Times New Roman"/>
                <w:kern w:val="0"/>
                <w14:ligatures w14:val="none"/>
              </w:rPr>
            </w:pPr>
            <w:r w:rsidRPr="00463196">
              <w:rPr>
                <w:rFonts w:ascii="Times New Roman" w:eastAsia="Times New Roman" w:hAnsi="Times New Roman" w:cs="Times New Roman"/>
                <w:kern w:val="0"/>
                <w14:ligatures w14:val="none"/>
              </w:rPr>
              <w:t> </w:t>
            </w:r>
            <w:r w:rsidRPr="00E9041F">
              <w:rPr>
                <w:rFonts w:ascii="Times New Roman" w:eastAsia="Times New Roman" w:hAnsi="Times New Roman" w:cs="Times New Roman"/>
                <w:kern w:val="0"/>
                <w14:ligatures w14:val="none"/>
              </w:rPr>
              <w:t>160 (89.89%)</w:t>
            </w:r>
          </w:p>
        </w:tc>
        <w:tc>
          <w:tcPr>
            <w:tcW w:w="2260" w:type="dxa"/>
            <w:hideMark/>
          </w:tcPr>
          <w:p w14:paraId="3BB3B0B4" w14:textId="77777777" w:rsidR="00FB0AA8" w:rsidRPr="00463196" w:rsidRDefault="00FB0AA8" w:rsidP="001766EA">
            <w:pPr>
              <w:spacing w:after="0" w:line="240" w:lineRule="auto"/>
              <w:textAlignment w:val="baseline"/>
              <w:rPr>
                <w:rFonts w:ascii="Times New Roman" w:eastAsia="Times New Roman" w:hAnsi="Times New Roman" w:cs="Times New Roman"/>
                <w:kern w:val="0"/>
                <w14:ligatures w14:val="none"/>
              </w:rPr>
            </w:pPr>
            <w:r w:rsidRPr="00463196">
              <w:rPr>
                <w:rFonts w:ascii="Times New Roman" w:eastAsia="Times New Roman" w:hAnsi="Times New Roman" w:cs="Times New Roman"/>
                <w:kern w:val="0"/>
                <w14:ligatures w14:val="none"/>
              </w:rPr>
              <w:t> </w:t>
            </w:r>
            <w:r w:rsidRPr="00E9041F">
              <w:rPr>
                <w:rFonts w:ascii="Times New Roman" w:eastAsia="Times New Roman" w:hAnsi="Times New Roman" w:cs="Times New Roman"/>
                <w:kern w:val="0"/>
                <w14:ligatures w14:val="none"/>
              </w:rPr>
              <w:t>2,446 (92.86%)</w:t>
            </w:r>
          </w:p>
        </w:tc>
      </w:tr>
    </w:tbl>
    <w:p w14:paraId="3A54C693" w14:textId="77777777" w:rsidR="00FB0AA8" w:rsidRPr="00463196" w:rsidRDefault="00FB0AA8" w:rsidP="00FB0AA8">
      <w:pPr>
        <w:spacing w:after="0" w:line="240" w:lineRule="auto"/>
        <w:textAlignment w:val="baseline"/>
        <w:rPr>
          <w:rFonts w:ascii="Times New Roman" w:eastAsia="Times New Roman" w:hAnsi="Times New Roman" w:cs="Times New Roman"/>
          <w:kern w:val="0"/>
          <w14:ligatures w14:val="none"/>
        </w:rPr>
      </w:pPr>
      <w:r w:rsidRPr="00463196">
        <w:rPr>
          <w:rFonts w:ascii="Times New Roman" w:eastAsia="Times New Roman" w:hAnsi="Times New Roman" w:cs="Times New Roman"/>
          <w:b/>
          <w:bCs/>
          <w:kern w:val="0"/>
          <w14:ligatures w14:val="none"/>
        </w:rPr>
        <w:t>Notes:</w:t>
      </w:r>
      <w:r w:rsidRPr="00463196">
        <w:rPr>
          <w:rFonts w:ascii="Times New Roman" w:eastAsia="Times New Roman" w:hAnsi="Times New Roman" w:cs="Times New Roman"/>
          <w:kern w:val="0"/>
          <w14:ligatures w14:val="none"/>
        </w:rPr>
        <w:t> </w:t>
      </w:r>
    </w:p>
    <w:p w14:paraId="6152B6AA" w14:textId="118F820B" w:rsidR="00FB0AA8" w:rsidRPr="00463196" w:rsidRDefault="053147F9" w:rsidP="00FB0AA8">
      <w:pPr>
        <w:spacing w:after="0" w:line="240" w:lineRule="auto"/>
        <w:textAlignment w:val="baseline"/>
        <w:rPr>
          <w:rFonts w:ascii="Times New Roman" w:eastAsia="Times New Roman" w:hAnsi="Times New Roman" w:cs="Times New Roman"/>
          <w:kern w:val="0"/>
          <w14:ligatures w14:val="none"/>
        </w:rPr>
      </w:pPr>
      <w:r w:rsidRPr="00463196">
        <w:rPr>
          <w:rFonts w:ascii="Times New Roman" w:eastAsia="Times New Roman" w:hAnsi="Times New Roman" w:cs="Times New Roman"/>
          <w:kern w:val="0"/>
          <w14:ligatures w14:val="none"/>
        </w:rPr>
        <w:t xml:space="preserve">1. PID </w:t>
      </w:r>
      <w:r w:rsidR="6CE6236E" w:rsidRPr="00463196">
        <w:rPr>
          <w:rFonts w:ascii="Times New Roman" w:eastAsia="Times New Roman" w:hAnsi="Times New Roman" w:cs="Times New Roman"/>
          <w:kern w:val="0"/>
          <w14:ligatures w14:val="none"/>
        </w:rPr>
        <w:t>history</w:t>
      </w:r>
      <w:r w:rsidRPr="00463196">
        <w:rPr>
          <w:rFonts w:ascii="Times New Roman" w:eastAsia="Times New Roman" w:hAnsi="Times New Roman" w:cs="Times New Roman"/>
          <w:kern w:val="0"/>
          <w14:ligatures w14:val="none"/>
        </w:rPr>
        <w:t xml:space="preserve"> </w:t>
      </w:r>
      <w:r w:rsidR="2E54C6F3" w:rsidRPr="00463196">
        <w:rPr>
          <w:rFonts w:ascii="Times New Roman" w:eastAsia="Times New Roman" w:hAnsi="Times New Roman" w:cs="Times New Roman"/>
          <w:kern w:val="0"/>
          <w14:ligatures w14:val="none"/>
        </w:rPr>
        <w:t xml:space="preserve">is </w:t>
      </w:r>
      <w:r w:rsidRPr="00463196">
        <w:rPr>
          <w:rFonts w:ascii="Times New Roman" w:eastAsia="Times New Roman" w:hAnsi="Times New Roman" w:cs="Times New Roman"/>
          <w:kern w:val="0"/>
          <w14:ligatures w14:val="none"/>
        </w:rPr>
        <w:t>based on self-reported response to the question: “Has a doctor or another health professional ever told you that you had PID (pelvic inflammatory disease)”? </w:t>
      </w:r>
    </w:p>
    <w:p w14:paraId="3D36799D" w14:textId="77777777" w:rsidR="00FB0AA8" w:rsidRDefault="00FB0AA8" w:rsidP="00FB0AA8">
      <w:pPr>
        <w:spacing w:after="0" w:line="240" w:lineRule="auto"/>
        <w:textAlignment w:val="baseline"/>
        <w:rPr>
          <w:rFonts w:ascii="Times New Roman" w:eastAsia="Times New Roman" w:hAnsi="Times New Roman" w:cs="Times New Roman"/>
          <w:kern w:val="0"/>
          <w14:ligatures w14:val="none"/>
        </w:rPr>
      </w:pPr>
      <w:r w:rsidRPr="00463196">
        <w:rPr>
          <w:rFonts w:ascii="Times New Roman" w:eastAsia="Times New Roman" w:hAnsi="Times New Roman" w:cs="Times New Roman"/>
          <w:kern w:val="0"/>
          <w14:ligatures w14:val="none"/>
        </w:rPr>
        <w:t>2. Infertility status is defined as self-report of trying to get pregnant for ≥ 12 months without success </w:t>
      </w:r>
    </w:p>
    <w:p w14:paraId="6DE45E6A" w14:textId="77777777" w:rsidR="00FB0AA8" w:rsidRDefault="053147F9" w:rsidP="00FB0AA8">
      <w:pPr>
        <w:spacing w:after="0" w:line="240" w:lineRule="auto"/>
        <w:textAlignment w:val="baseline"/>
        <w:rPr>
          <w:rFonts w:ascii="Times New Roman" w:eastAsia="Times New Roman" w:hAnsi="Times New Roman" w:cs="Times New Roman"/>
          <w:kern w:val="0"/>
          <w14:ligatures w14:val="none"/>
        </w:rPr>
      </w:pPr>
      <w:r w:rsidRPr="00463196">
        <w:rPr>
          <w:rFonts w:ascii="Times New Roman" w:eastAsia="Times New Roman" w:hAnsi="Times New Roman" w:cs="Times New Roman"/>
          <w:kern w:val="0"/>
          <w14:ligatures w14:val="none"/>
        </w:rPr>
        <w:t>3. Sample includes U.S. women aged 18-59 who completed the NHANES 2017-2020 reproductive health questionnaire.</w:t>
      </w:r>
    </w:p>
    <w:p w14:paraId="546A5498" w14:textId="2ACE430F" w:rsidR="009637B1" w:rsidRDefault="009637B1" w:rsidP="3F0A18C7">
      <w:pPr>
        <w:spacing w:after="0" w:line="240" w:lineRule="auto"/>
        <w:jc w:val="center"/>
        <w:textAlignment w:val="baseline"/>
        <w:rPr>
          <w:rFonts w:ascii="Times" w:eastAsia="Times New Roman" w:hAnsi="Times" w:cs="Times"/>
          <w:b/>
          <w:bCs/>
          <w:kern w:val="0"/>
          <w14:ligatures w14:val="none"/>
        </w:rPr>
      </w:pPr>
    </w:p>
    <w:p w14:paraId="162AEF3C" w14:textId="209A242B" w:rsidR="009B017B" w:rsidRPr="007951BD" w:rsidRDefault="00DB2CB2" w:rsidP="007951BD">
      <w:pPr>
        <w:spacing w:after="0" w:line="360" w:lineRule="auto"/>
        <w:textAlignment w:val="baseline"/>
        <w:rPr>
          <w:rFonts w:ascii="Times New Roman" w:eastAsia="Times New Roman" w:hAnsi="Times New Roman" w:cs="Times New Roman"/>
          <w:b/>
          <w:bCs/>
          <w:i/>
          <w:iCs/>
          <w:kern w:val="0"/>
          <w14:ligatures w14:val="none"/>
        </w:rPr>
      </w:pPr>
      <w:del w:id="1" w:author="Emily Barrett [2]" w:date="2025-11-04T11:22:00Z">
        <w:r w:rsidRPr="007951BD" w:rsidDel="009637B1">
          <w:rPr>
            <w:rFonts w:ascii="Times New Roman" w:eastAsia="Times New Roman" w:hAnsi="Times New Roman" w:cs="Times New Roman"/>
            <w:b/>
            <w:bCs/>
            <w:kern w:val="0"/>
            <w14:ligatures w14:val="none"/>
          </w:rPr>
          <w:tab/>
        </w:r>
      </w:del>
      <w:r w:rsidR="25DAE252" w:rsidRPr="007951BD">
        <w:rPr>
          <w:rFonts w:ascii="Times New Roman" w:eastAsia="Times New Roman" w:hAnsi="Times New Roman" w:cs="Times New Roman"/>
          <w:b/>
          <w:bCs/>
          <w:i/>
          <w:iCs/>
          <w:kern w:val="0"/>
          <w14:ligatures w14:val="none"/>
        </w:rPr>
        <w:t>Association of Infertility Prevalence by PID History</w:t>
      </w:r>
    </w:p>
    <w:p w14:paraId="395B284C" w14:textId="1F532E37" w:rsidR="002E3F78" w:rsidRPr="007951BD" w:rsidRDefault="00DB2CB2" w:rsidP="007951BD">
      <w:pPr>
        <w:spacing w:line="360" w:lineRule="auto"/>
        <w:textAlignment w:val="baseline"/>
        <w:rPr>
          <w:rFonts w:ascii="Times New Roman" w:hAnsi="Times New Roman" w:cs="Times New Roman"/>
          <w:b/>
          <w:bCs/>
        </w:rPr>
      </w:pPr>
      <w:r w:rsidRPr="007951BD">
        <w:rPr>
          <w:rFonts w:ascii="Times New Roman" w:eastAsia="Times New Roman" w:hAnsi="Times New Roman" w:cs="Times New Roman"/>
          <w:kern w:val="0"/>
          <w14:ligatures w14:val="none"/>
        </w:rPr>
        <w:tab/>
      </w:r>
      <w:r w:rsidR="4B4C3351" w:rsidRPr="007951BD">
        <w:rPr>
          <w:rFonts w:ascii="Times New Roman" w:eastAsia="Times New Roman" w:hAnsi="Times New Roman" w:cs="Times New Roman"/>
          <w:kern w:val="0"/>
          <w14:ligatures w14:val="none"/>
        </w:rPr>
        <w:t xml:space="preserve">In </w:t>
      </w:r>
      <w:r w:rsidR="5CDCDBFA" w:rsidRPr="007951BD">
        <w:rPr>
          <w:rFonts w:ascii="Times New Roman" w:eastAsia="Times New Roman" w:hAnsi="Times New Roman" w:cs="Times New Roman"/>
          <w:kern w:val="0"/>
          <w14:ligatures w14:val="none"/>
        </w:rPr>
        <w:t xml:space="preserve">Table 2, infertility prevalence was defined as actively trying to conceive for </w:t>
      </w:r>
      <w:r w:rsidR="5CDCDBFA" w:rsidRPr="007951BD">
        <w:rPr>
          <w:rFonts w:ascii="Times New Roman" w:hAnsi="Times New Roman" w:cs="Times New Roman"/>
        </w:rPr>
        <w:t xml:space="preserve">≥ 12 months without pregnancy. </w:t>
      </w:r>
      <w:r w:rsidR="10798135" w:rsidRPr="007951BD">
        <w:rPr>
          <w:rFonts w:ascii="Times New Roman" w:hAnsi="Times New Roman" w:cs="Times New Roman"/>
        </w:rPr>
        <w:t>Overall,</w:t>
      </w:r>
      <w:r w:rsidR="518E0E06" w:rsidRPr="007951BD">
        <w:rPr>
          <w:rFonts w:ascii="Times New Roman" w:hAnsi="Times New Roman" w:cs="Times New Roman"/>
        </w:rPr>
        <w:t xml:space="preserve"> 5.35% </w:t>
      </w:r>
      <w:r w:rsidR="28EDBC67" w:rsidRPr="007951BD">
        <w:rPr>
          <w:rFonts w:ascii="Times New Roman" w:hAnsi="Times New Roman" w:cs="Times New Roman"/>
        </w:rPr>
        <w:t>(</w:t>
      </w:r>
      <w:r w:rsidR="10798135" w:rsidRPr="007951BD">
        <w:rPr>
          <w:rFonts w:ascii="Times New Roman" w:hAnsi="Times New Roman" w:cs="Times New Roman"/>
        </w:rPr>
        <w:t>n=</w:t>
      </w:r>
      <w:r w:rsidR="42E2D030" w:rsidRPr="007951BD">
        <w:rPr>
          <w:rFonts w:ascii="Times New Roman" w:hAnsi="Times New Roman" w:cs="Times New Roman"/>
        </w:rPr>
        <w:t xml:space="preserve">145) </w:t>
      </w:r>
      <w:r w:rsidR="518E0E06" w:rsidRPr="007951BD">
        <w:rPr>
          <w:rFonts w:ascii="Times New Roman" w:hAnsi="Times New Roman" w:cs="Times New Roman"/>
        </w:rPr>
        <w:t xml:space="preserve">of women without history of </w:t>
      </w:r>
      <w:r w:rsidR="48648B86" w:rsidRPr="007951BD">
        <w:rPr>
          <w:rFonts w:ascii="Times New Roman" w:hAnsi="Times New Roman" w:cs="Times New Roman"/>
        </w:rPr>
        <w:t>PID</w:t>
      </w:r>
      <w:r w:rsidR="3CD54831" w:rsidRPr="007951BD">
        <w:rPr>
          <w:rFonts w:ascii="Times New Roman" w:hAnsi="Times New Roman" w:cs="Times New Roman"/>
        </w:rPr>
        <w:t xml:space="preserve"> </w:t>
      </w:r>
      <w:r w:rsidR="60729361" w:rsidRPr="007951BD">
        <w:rPr>
          <w:rFonts w:ascii="Times New Roman" w:hAnsi="Times New Roman" w:cs="Times New Roman"/>
        </w:rPr>
        <w:t>were infertile</w:t>
      </w:r>
      <w:r w:rsidR="24C02735" w:rsidRPr="007951BD">
        <w:rPr>
          <w:rFonts w:ascii="Times New Roman" w:hAnsi="Times New Roman" w:cs="Times New Roman"/>
        </w:rPr>
        <w:t>, while 9.88%</w:t>
      </w:r>
      <w:r w:rsidR="09B215F1" w:rsidRPr="007951BD">
        <w:rPr>
          <w:rFonts w:ascii="Times New Roman" w:hAnsi="Times New Roman" w:cs="Times New Roman"/>
        </w:rPr>
        <w:t xml:space="preserve"> </w:t>
      </w:r>
      <w:r w:rsidR="42E2D030" w:rsidRPr="007951BD">
        <w:rPr>
          <w:rFonts w:ascii="Times New Roman" w:hAnsi="Times New Roman" w:cs="Times New Roman"/>
        </w:rPr>
        <w:t>(</w:t>
      </w:r>
      <w:r w:rsidR="10798135" w:rsidRPr="007951BD">
        <w:rPr>
          <w:rFonts w:ascii="Times New Roman" w:hAnsi="Times New Roman" w:cs="Times New Roman"/>
        </w:rPr>
        <w:t>n=</w:t>
      </w:r>
      <w:r w:rsidR="42E2D030" w:rsidRPr="007951BD">
        <w:rPr>
          <w:rFonts w:ascii="Times New Roman" w:hAnsi="Times New Roman" w:cs="Times New Roman"/>
        </w:rPr>
        <w:t xml:space="preserve">33) </w:t>
      </w:r>
      <w:r w:rsidR="10798135" w:rsidRPr="007951BD">
        <w:rPr>
          <w:rFonts w:ascii="Times New Roman" w:hAnsi="Times New Roman" w:cs="Times New Roman"/>
        </w:rPr>
        <w:t xml:space="preserve">of women with a </w:t>
      </w:r>
      <w:r w:rsidR="09B215F1" w:rsidRPr="007951BD">
        <w:rPr>
          <w:rFonts w:ascii="Times New Roman" w:hAnsi="Times New Roman" w:cs="Times New Roman"/>
        </w:rPr>
        <w:t>PID history</w:t>
      </w:r>
      <w:r w:rsidR="503F8C57" w:rsidRPr="007951BD">
        <w:rPr>
          <w:rFonts w:ascii="Times New Roman" w:hAnsi="Times New Roman" w:cs="Times New Roman"/>
        </w:rPr>
        <w:t xml:space="preserve"> </w:t>
      </w:r>
      <w:r w:rsidR="10798135" w:rsidRPr="007951BD">
        <w:rPr>
          <w:rFonts w:ascii="Times New Roman" w:hAnsi="Times New Roman" w:cs="Times New Roman"/>
        </w:rPr>
        <w:t>reported</w:t>
      </w:r>
      <w:r w:rsidR="503F8C57" w:rsidRPr="007951BD">
        <w:rPr>
          <w:rFonts w:ascii="Times New Roman" w:hAnsi="Times New Roman" w:cs="Times New Roman"/>
        </w:rPr>
        <w:t xml:space="preserve"> infertility</w:t>
      </w:r>
      <w:r w:rsidR="09B215F1" w:rsidRPr="007951BD">
        <w:rPr>
          <w:rFonts w:ascii="Times New Roman" w:hAnsi="Times New Roman" w:cs="Times New Roman"/>
        </w:rPr>
        <w:t xml:space="preserve">. </w:t>
      </w:r>
      <w:r w:rsidR="7BE252F9" w:rsidRPr="007951BD">
        <w:rPr>
          <w:rFonts w:ascii="Times New Roman" w:hAnsi="Times New Roman" w:cs="Times New Roman"/>
        </w:rPr>
        <w:t xml:space="preserve">Unadjusted logistic regression indicated that women with a history of PID had </w:t>
      </w:r>
      <w:r w:rsidR="7BE252F9" w:rsidRPr="007951BD">
        <w:rPr>
          <w:rStyle w:val="Strong"/>
          <w:rFonts w:ascii="Times New Roman" w:hAnsi="Times New Roman" w:cs="Times New Roman"/>
          <w:b w:val="0"/>
          <w:bCs w:val="0"/>
        </w:rPr>
        <w:t>twice the odds</w:t>
      </w:r>
      <w:r w:rsidR="7BE252F9" w:rsidRPr="007951BD">
        <w:rPr>
          <w:rFonts w:ascii="Times New Roman" w:hAnsi="Times New Roman" w:cs="Times New Roman"/>
        </w:rPr>
        <w:t xml:space="preserve"> of infertility compared with women without PID (</w:t>
      </w:r>
      <w:r w:rsidR="7BE252F9" w:rsidRPr="007951BD">
        <w:rPr>
          <w:rStyle w:val="Strong"/>
          <w:rFonts w:ascii="Times New Roman" w:hAnsi="Times New Roman" w:cs="Times New Roman"/>
          <w:b w:val="0"/>
          <w:bCs w:val="0"/>
        </w:rPr>
        <w:t>OR = 2.00; 95% CI: 1.34, 2.98</w:t>
      </w:r>
      <w:r w:rsidR="7BE252F9" w:rsidRPr="007951BD">
        <w:rPr>
          <w:rFonts w:ascii="Times New Roman" w:hAnsi="Times New Roman" w:cs="Times New Roman"/>
          <w:b/>
          <w:bCs/>
        </w:rPr>
        <w:t>).</w:t>
      </w:r>
      <w:r w:rsidR="7BE252F9" w:rsidRPr="007951BD">
        <w:rPr>
          <w:rFonts w:ascii="Times New Roman" w:hAnsi="Times New Roman" w:cs="Times New Roman"/>
        </w:rPr>
        <w:t xml:space="preserve"> Adjustment for age yielded a very similar estimate (</w:t>
      </w:r>
      <w:proofErr w:type="spellStart"/>
      <w:r w:rsidR="7BE252F9" w:rsidRPr="007951BD">
        <w:rPr>
          <w:rStyle w:val="Strong"/>
          <w:rFonts w:ascii="Times New Roman" w:hAnsi="Times New Roman" w:cs="Times New Roman"/>
          <w:b w:val="0"/>
          <w:bCs w:val="0"/>
        </w:rPr>
        <w:t>aOR</w:t>
      </w:r>
      <w:proofErr w:type="spellEnd"/>
      <w:r w:rsidR="7BE252F9" w:rsidRPr="007951BD">
        <w:rPr>
          <w:rStyle w:val="Strong"/>
          <w:rFonts w:ascii="Times New Roman" w:hAnsi="Times New Roman" w:cs="Times New Roman"/>
          <w:b w:val="0"/>
          <w:bCs w:val="0"/>
        </w:rPr>
        <w:t xml:space="preserve"> = 1.94; 95% CI: 1.30, 2.89</w:t>
      </w:r>
      <w:r w:rsidR="7BE252F9" w:rsidRPr="007951BD">
        <w:rPr>
          <w:rFonts w:ascii="Times New Roman" w:hAnsi="Times New Roman" w:cs="Times New Roman"/>
        </w:rPr>
        <w:t>). In the fully adjusted model</w:t>
      </w:r>
      <w:r w:rsidR="7421D07A" w:rsidRPr="007951BD">
        <w:rPr>
          <w:rFonts w:ascii="Times New Roman" w:hAnsi="Times New Roman" w:cs="Times New Roman"/>
        </w:rPr>
        <w:t xml:space="preserve"> (</w:t>
      </w:r>
      <w:r w:rsidR="7BE252F9" w:rsidRPr="007951BD">
        <w:rPr>
          <w:rFonts w:ascii="Times New Roman" w:hAnsi="Times New Roman" w:cs="Times New Roman"/>
        </w:rPr>
        <w:t xml:space="preserve">including age, race/ethnicity, income-to-poverty ratio category, current health insurance status, and usual </w:t>
      </w:r>
      <w:r w:rsidR="7BE252F9" w:rsidRPr="007951BD">
        <w:rPr>
          <w:rFonts w:ascii="Times New Roman" w:hAnsi="Times New Roman" w:cs="Times New Roman"/>
        </w:rPr>
        <w:lastRenderedPageBreak/>
        <w:t>source of care</w:t>
      </w:r>
      <w:r w:rsidR="7421D07A" w:rsidRPr="007951BD">
        <w:rPr>
          <w:rFonts w:ascii="Times New Roman" w:hAnsi="Times New Roman" w:cs="Times New Roman"/>
        </w:rPr>
        <w:t>)</w:t>
      </w:r>
      <w:r w:rsidR="45C526AC" w:rsidRPr="007951BD">
        <w:rPr>
          <w:rFonts w:ascii="Times New Roman" w:hAnsi="Times New Roman" w:cs="Times New Roman"/>
        </w:rPr>
        <w:t xml:space="preserve">, </w:t>
      </w:r>
      <w:r w:rsidR="7BE252F9" w:rsidRPr="007951BD">
        <w:rPr>
          <w:rFonts w:ascii="Times New Roman" w:hAnsi="Times New Roman" w:cs="Times New Roman"/>
        </w:rPr>
        <w:t>the association remained statistically significant (</w:t>
      </w:r>
      <w:proofErr w:type="spellStart"/>
      <w:r w:rsidR="7BE252F9" w:rsidRPr="007951BD">
        <w:rPr>
          <w:rStyle w:val="Strong"/>
          <w:rFonts w:ascii="Times New Roman" w:hAnsi="Times New Roman" w:cs="Times New Roman"/>
          <w:b w:val="0"/>
          <w:bCs w:val="0"/>
        </w:rPr>
        <w:t>aOR</w:t>
      </w:r>
      <w:proofErr w:type="spellEnd"/>
      <w:r w:rsidR="7BE252F9" w:rsidRPr="007951BD">
        <w:rPr>
          <w:rStyle w:val="Strong"/>
          <w:rFonts w:ascii="Times New Roman" w:hAnsi="Times New Roman" w:cs="Times New Roman"/>
          <w:b w:val="0"/>
          <w:bCs w:val="0"/>
        </w:rPr>
        <w:t xml:space="preserve"> = 1.90; 95% CI: 1.13, 3.18</w:t>
      </w:r>
      <w:r w:rsidR="7BE252F9" w:rsidRPr="007951BD">
        <w:rPr>
          <w:rFonts w:ascii="Times New Roman" w:hAnsi="Times New Roman" w:cs="Times New Roman"/>
        </w:rPr>
        <w:t>)</w:t>
      </w:r>
      <w:r w:rsidR="7BE252F9" w:rsidRPr="007951BD">
        <w:rPr>
          <w:rFonts w:ascii="Times New Roman" w:hAnsi="Times New Roman" w:cs="Times New Roman"/>
          <w:b/>
          <w:bCs/>
        </w:rPr>
        <w:t>.</w:t>
      </w:r>
    </w:p>
    <w:p w14:paraId="555583CE" w14:textId="50B6F6E7" w:rsidR="009B017B" w:rsidRPr="00CB5003" w:rsidRDefault="009B017B" w:rsidP="009B017B">
      <w:pPr>
        <w:spacing w:after="0" w:line="240" w:lineRule="auto"/>
        <w:textAlignment w:val="baseline"/>
        <w:rPr>
          <w:rFonts w:ascii="Times New Roman" w:eastAsia="Times New Roman" w:hAnsi="Times New Roman" w:cs="Times New Roman"/>
          <w:kern w:val="0"/>
          <w:sz w:val="18"/>
          <w:szCs w:val="18"/>
          <w14:ligatures w14:val="none"/>
        </w:rPr>
      </w:pPr>
      <w:r w:rsidRPr="00CB5003">
        <w:rPr>
          <w:rFonts w:ascii="Times New Roman" w:eastAsia="Times New Roman" w:hAnsi="Times New Roman" w:cs="Times New Roman"/>
          <w:b/>
          <w:bCs/>
          <w:kern w:val="0"/>
          <w14:ligatures w14:val="none"/>
        </w:rPr>
        <w:t>Table 2. Association Between Self-Reported Pelvic Inflammatory Disease (PID) and Infertility Among U.S. Women Aged 18-59 Years, (National Health and Nutrition Examination Survey, 2017-2020), (N=2,813)</w:t>
      </w:r>
      <w:r w:rsidRPr="00CB5003">
        <w:rPr>
          <w:rFonts w:ascii="Times New Roman" w:eastAsia="Times New Roman" w:hAnsi="Times New Roman" w:cs="Times New Roman"/>
          <w:kern w:val="0"/>
          <w14:ligatures w14:val="none"/>
        </w:rPr>
        <w:t> </w:t>
      </w:r>
    </w:p>
    <w:p w14:paraId="4CAE4EED" w14:textId="77777777" w:rsidR="009B017B" w:rsidRPr="00AE26A3" w:rsidRDefault="009B017B" w:rsidP="009B017B">
      <w:pPr>
        <w:spacing w:after="0" w:line="240" w:lineRule="auto"/>
        <w:jc w:val="center"/>
        <w:textAlignment w:val="baseline"/>
        <w:rPr>
          <w:rFonts w:ascii="Segoe UI" w:eastAsia="Times New Roman" w:hAnsi="Segoe UI" w:cs="Segoe UI"/>
          <w:kern w:val="0"/>
          <w:sz w:val="18"/>
          <w:szCs w:val="18"/>
          <w14:ligatures w14:val="none"/>
        </w:rPr>
      </w:pPr>
      <w:r w:rsidRPr="00AE26A3">
        <w:rPr>
          <w:rFonts w:ascii="Times" w:eastAsia="Times New Roman" w:hAnsi="Times" w:cs="Times"/>
          <w:kern w:val="0"/>
          <w14:ligatures w14:val="none"/>
        </w:rPr>
        <w:t> </w:t>
      </w:r>
    </w:p>
    <w:tbl>
      <w:tblPr>
        <w:tblW w:w="0" w:type="dxa"/>
        <w:tblBorders>
          <w:top w:val="single" w:sz="12" w:space="0" w:color="000000" w:themeColor="text1"/>
          <w:bottom w:val="single" w:sz="12" w:space="0" w:color="000000" w:themeColor="text1"/>
        </w:tblBorders>
        <w:tblCellMar>
          <w:left w:w="0" w:type="dxa"/>
          <w:right w:w="0" w:type="dxa"/>
        </w:tblCellMar>
        <w:tblLook w:val="04A0" w:firstRow="1" w:lastRow="0" w:firstColumn="1" w:lastColumn="0" w:noHBand="0" w:noVBand="1"/>
      </w:tblPr>
      <w:tblGrid>
        <w:gridCol w:w="1151"/>
        <w:gridCol w:w="1271"/>
        <w:gridCol w:w="1193"/>
        <w:gridCol w:w="1077"/>
        <w:gridCol w:w="1271"/>
        <w:gridCol w:w="1077"/>
        <w:gridCol w:w="1243"/>
        <w:gridCol w:w="1077"/>
      </w:tblGrid>
      <w:tr w:rsidR="00E35DBD" w:rsidRPr="00C620DB" w14:paraId="6B22F764" w14:textId="77777777" w:rsidTr="1C9D8A1B">
        <w:trPr>
          <w:trHeight w:val="300"/>
        </w:trPr>
        <w:tc>
          <w:tcPr>
            <w:tcW w:w="1350" w:type="dxa"/>
            <w:vAlign w:val="center"/>
            <w:hideMark/>
          </w:tcPr>
          <w:p w14:paraId="5616B2D0" w14:textId="4962E9AB" w:rsidR="009B017B" w:rsidRPr="00C620DB" w:rsidRDefault="009B017B">
            <w:pPr>
              <w:spacing w:after="0" w:line="240" w:lineRule="auto"/>
              <w:jc w:val="center"/>
              <w:textAlignment w:val="baseline"/>
              <w:rPr>
                <w:rFonts w:ascii="Times New Roman" w:eastAsia="Times New Roman" w:hAnsi="Times New Roman" w:cs="Times New Roman"/>
                <w:kern w:val="0"/>
                <w14:ligatures w14:val="none"/>
              </w:rPr>
              <w:pPrChange w:id="2" w:author="Emily Barrett" w:date="2025-11-18T15:42:00Z">
                <w:pPr>
                  <w:spacing w:after="0" w:line="240" w:lineRule="auto"/>
                  <w:textAlignment w:val="baseline"/>
                </w:pPr>
              </w:pPrChange>
            </w:pPr>
            <w:r w:rsidRPr="00C620DB">
              <w:rPr>
                <w:rFonts w:ascii="Times New Roman" w:eastAsia="Times New Roman" w:hAnsi="Times New Roman" w:cs="Times New Roman"/>
                <w:b/>
                <w:bCs/>
                <w:kern w:val="0"/>
                <w14:ligatures w14:val="none"/>
              </w:rPr>
              <w:t>PID History</w:t>
            </w:r>
          </w:p>
        </w:tc>
        <w:tc>
          <w:tcPr>
            <w:tcW w:w="1350" w:type="dxa"/>
            <w:vAlign w:val="center"/>
            <w:hideMark/>
          </w:tcPr>
          <w:p w14:paraId="3FD6B1CD" w14:textId="72AB2AF2" w:rsidR="009B017B" w:rsidRPr="00C620DB" w:rsidRDefault="009B017B">
            <w:pPr>
              <w:spacing w:after="0" w:line="240" w:lineRule="auto"/>
              <w:jc w:val="center"/>
              <w:textAlignment w:val="baseline"/>
              <w:rPr>
                <w:rFonts w:ascii="Times New Roman" w:eastAsia="Times New Roman" w:hAnsi="Times New Roman" w:cs="Times New Roman"/>
                <w:kern w:val="0"/>
                <w14:ligatures w14:val="none"/>
              </w:rPr>
              <w:pPrChange w:id="3" w:author="Emily Barrett" w:date="2025-11-18T15:42:00Z">
                <w:pPr>
                  <w:spacing w:after="0" w:line="240" w:lineRule="auto"/>
                  <w:textAlignment w:val="baseline"/>
                </w:pPr>
              </w:pPrChange>
            </w:pPr>
            <w:r w:rsidRPr="00C620DB">
              <w:rPr>
                <w:rFonts w:ascii="Times New Roman" w:eastAsia="Times New Roman" w:hAnsi="Times New Roman" w:cs="Times New Roman"/>
                <w:b/>
                <w:bCs/>
                <w:kern w:val="0"/>
                <w14:ligatures w14:val="none"/>
              </w:rPr>
              <w:t>Infertility Prevalence (%)</w:t>
            </w:r>
          </w:p>
        </w:tc>
        <w:tc>
          <w:tcPr>
            <w:tcW w:w="1350" w:type="dxa"/>
            <w:vAlign w:val="center"/>
            <w:hideMark/>
          </w:tcPr>
          <w:p w14:paraId="45B20D36" w14:textId="31FA819C" w:rsidR="000D5984" w:rsidRDefault="63967AD8">
            <w:pPr>
              <w:spacing w:after="0" w:line="240" w:lineRule="auto"/>
              <w:jc w:val="center"/>
              <w:textAlignment w:val="baseline"/>
              <w:rPr>
                <w:rFonts w:ascii="Times New Roman" w:eastAsia="Times New Roman" w:hAnsi="Times New Roman" w:cs="Times New Roman"/>
                <w:b/>
                <w:bCs/>
                <w:kern w:val="0"/>
                <w14:ligatures w14:val="none"/>
              </w:rPr>
              <w:pPrChange w:id="4" w:author="Emily Barrett" w:date="2025-11-18T15:42:00Z">
                <w:pPr>
                  <w:spacing w:after="0" w:line="240" w:lineRule="auto"/>
                  <w:textAlignment w:val="baseline"/>
                </w:pPr>
              </w:pPrChange>
            </w:pPr>
            <w:proofErr w:type="spellStart"/>
            <w:r>
              <w:rPr>
                <w:rFonts w:ascii="Times New Roman" w:eastAsia="Times New Roman" w:hAnsi="Times New Roman" w:cs="Times New Roman"/>
                <w:b/>
                <w:bCs/>
                <w:kern w:val="0"/>
                <w14:ligatures w14:val="none"/>
              </w:rPr>
              <w:t>Unadj</w:t>
            </w:r>
            <w:proofErr w:type="spellEnd"/>
            <w:r>
              <w:rPr>
                <w:rFonts w:ascii="Times New Roman" w:eastAsia="Times New Roman" w:hAnsi="Times New Roman" w:cs="Times New Roman"/>
                <w:b/>
                <w:bCs/>
                <w:kern w:val="0"/>
                <w14:ligatures w14:val="none"/>
              </w:rPr>
              <w:t>.</w:t>
            </w:r>
          </w:p>
          <w:p w14:paraId="33741666" w14:textId="2B9B8059" w:rsidR="00E35DBD" w:rsidRDefault="009B017B">
            <w:pPr>
              <w:spacing w:after="0" w:line="240" w:lineRule="auto"/>
              <w:jc w:val="center"/>
              <w:textAlignment w:val="baseline"/>
              <w:rPr>
                <w:ins w:id="5" w:author="Emily Barrett" w:date="2025-11-18T15:41:00Z"/>
                <w:rFonts w:ascii="Times New Roman" w:eastAsia="Times New Roman" w:hAnsi="Times New Roman" w:cs="Times New Roman"/>
                <w:kern w:val="0"/>
                <w14:ligatures w14:val="none"/>
              </w:rPr>
              <w:pPrChange w:id="6" w:author="Emily Barrett" w:date="2025-11-18T15:42:00Z">
                <w:pPr>
                  <w:spacing w:after="0" w:line="240" w:lineRule="auto"/>
                  <w:textAlignment w:val="baseline"/>
                </w:pPr>
              </w:pPrChange>
            </w:pPr>
            <w:r w:rsidRPr="00C620DB">
              <w:rPr>
                <w:rFonts w:ascii="Times New Roman" w:eastAsia="Times New Roman" w:hAnsi="Times New Roman" w:cs="Times New Roman"/>
                <w:b/>
                <w:bCs/>
                <w:kern w:val="0"/>
                <w14:ligatures w14:val="none"/>
              </w:rPr>
              <w:t>OR</w:t>
            </w:r>
          </w:p>
          <w:p w14:paraId="2A6FCFF4" w14:textId="28E49B25" w:rsidR="009B017B" w:rsidRPr="00C620DB" w:rsidRDefault="21115DAA">
            <w:pPr>
              <w:spacing w:after="0" w:line="240" w:lineRule="auto"/>
              <w:jc w:val="center"/>
              <w:textAlignment w:val="baseline"/>
              <w:rPr>
                <w:rFonts w:ascii="Times New Roman" w:eastAsia="Times New Roman" w:hAnsi="Times New Roman" w:cs="Times New Roman"/>
                <w:kern w:val="0"/>
                <w14:ligatures w14:val="none"/>
              </w:rPr>
              <w:pPrChange w:id="7" w:author="Emily Barrett" w:date="2025-11-18T15:42:00Z">
                <w:pPr>
                  <w:spacing w:after="0" w:line="240" w:lineRule="auto"/>
                  <w:textAlignment w:val="baseline"/>
                </w:pPr>
              </w:pPrChange>
            </w:pPr>
            <w:r>
              <w:rPr>
                <w:rFonts w:ascii="Times New Roman" w:eastAsia="Times New Roman" w:hAnsi="Times New Roman" w:cs="Times New Roman"/>
                <w:kern w:val="0"/>
                <w14:ligatures w14:val="none"/>
              </w:rPr>
              <w:t>(n=2813)</w:t>
            </w:r>
          </w:p>
        </w:tc>
        <w:tc>
          <w:tcPr>
            <w:tcW w:w="1350" w:type="dxa"/>
            <w:vAlign w:val="center"/>
            <w:hideMark/>
          </w:tcPr>
          <w:p w14:paraId="1E898C40" w14:textId="0797A8AF" w:rsidR="009B017B" w:rsidRPr="00C620DB" w:rsidRDefault="5DB3263C" w:rsidP="1C9D8A1B">
            <w:pPr>
              <w:spacing w:after="0" w:line="240" w:lineRule="auto"/>
              <w:jc w:val="center"/>
              <w:textAlignment w:val="baseline"/>
              <w:rPr>
                <w:rFonts w:ascii="Times New Roman" w:eastAsia="Times New Roman" w:hAnsi="Times New Roman" w:cs="Times New Roman"/>
                <w:kern w:val="0"/>
                <w14:ligatures w14:val="none"/>
              </w:rPr>
            </w:pPr>
            <w:r w:rsidRPr="00C620DB">
              <w:rPr>
                <w:rFonts w:ascii="Times New Roman" w:eastAsia="Times New Roman" w:hAnsi="Times New Roman" w:cs="Times New Roman"/>
                <w:b/>
                <w:bCs/>
                <w:kern w:val="0"/>
                <w14:ligatures w14:val="none"/>
              </w:rPr>
              <w:t>(95% CI)</w:t>
            </w:r>
          </w:p>
        </w:tc>
        <w:tc>
          <w:tcPr>
            <w:tcW w:w="1350" w:type="dxa"/>
            <w:vAlign w:val="center"/>
            <w:hideMark/>
          </w:tcPr>
          <w:p w14:paraId="20855ADA" w14:textId="2FD40170" w:rsidR="00E35DBD" w:rsidRDefault="5DB3263C" w:rsidP="1C9D8A1B">
            <w:pPr>
              <w:spacing w:after="0" w:line="240" w:lineRule="auto"/>
              <w:jc w:val="center"/>
              <w:textAlignment w:val="baseline"/>
              <w:rPr>
                <w:ins w:id="8" w:author="Emily Barrett" w:date="2025-11-18T15:42:00Z"/>
                <w:rFonts w:ascii="Times New Roman" w:eastAsia="Times New Roman" w:hAnsi="Times New Roman" w:cs="Times New Roman"/>
                <w:b/>
                <w:bCs/>
                <w:kern w:val="0"/>
                <w14:ligatures w14:val="none"/>
              </w:rPr>
            </w:pPr>
            <w:proofErr w:type="spellStart"/>
            <w:r w:rsidRPr="00C620DB">
              <w:rPr>
                <w:rFonts w:ascii="Times New Roman" w:eastAsia="Times New Roman" w:hAnsi="Times New Roman" w:cs="Times New Roman"/>
                <w:b/>
                <w:bCs/>
                <w:kern w:val="0"/>
                <w14:ligatures w14:val="none"/>
              </w:rPr>
              <w:t>AORa</w:t>
            </w:r>
            <w:proofErr w:type="spellEnd"/>
            <w:r w:rsidRPr="00C620DB">
              <w:rPr>
                <w:rFonts w:ascii="Times New Roman" w:eastAsia="Times New Roman" w:hAnsi="Times New Roman" w:cs="Times New Roman"/>
                <w:b/>
                <w:bCs/>
                <w:kern w:val="0"/>
                <w14:ligatures w14:val="none"/>
              </w:rPr>
              <w:t xml:space="preserve"> (</w:t>
            </w:r>
            <w:r w:rsidR="21115DAA">
              <w:rPr>
                <w:rFonts w:ascii="Times New Roman" w:eastAsia="Times New Roman" w:hAnsi="Times New Roman" w:cs="Times New Roman"/>
                <w:b/>
                <w:bCs/>
                <w:kern w:val="0"/>
                <w14:ligatures w14:val="none"/>
              </w:rPr>
              <w:t>minimally adjusted</w:t>
            </w:r>
            <w:r w:rsidR="21115DAA" w:rsidRPr="00E35DBD">
              <w:rPr>
                <w:rFonts w:ascii="Times New Roman" w:eastAsia="Times New Roman" w:hAnsi="Times New Roman" w:cs="Times New Roman"/>
                <w:b/>
                <w:bCs/>
                <w:kern w:val="0"/>
                <w:vertAlign w:val="superscript"/>
                <w14:ligatures w14:val="none"/>
                <w:rPrChange w:id="9" w:author="Emily Barrett" w:date="2025-11-18T15:42:00Z">
                  <w:rPr>
                    <w:rFonts w:ascii="Times New Roman" w:eastAsia="Times New Roman" w:hAnsi="Times New Roman" w:cs="Times New Roman"/>
                    <w:b/>
                    <w:bCs/>
                    <w:kern w:val="0"/>
                    <w14:ligatures w14:val="none"/>
                  </w:rPr>
                </w:rPrChange>
              </w:rPr>
              <w:t>1</w:t>
            </w:r>
            <w:ins w:id="10" w:author="Emily Barrett [2]" w:date="2025-11-04T11:56:00Z">
              <w:r w:rsidR="1637884A" w:rsidRPr="1C9D8A1B">
                <w:rPr>
                  <w:rFonts w:ascii="Times New Roman" w:eastAsia="Times New Roman" w:hAnsi="Times New Roman" w:cs="Times New Roman"/>
                  <w:b/>
                  <w:bCs/>
                </w:rPr>
                <w:t>)</w:t>
              </w:r>
            </w:ins>
          </w:p>
          <w:p w14:paraId="1DD6271A" w14:textId="602EE696" w:rsidR="009B017B" w:rsidRPr="00E35DBD" w:rsidRDefault="21115DAA" w:rsidP="1C9D8A1B">
            <w:pPr>
              <w:spacing w:after="0" w:line="240" w:lineRule="auto"/>
              <w:jc w:val="center"/>
              <w:textAlignment w:val="baseline"/>
              <w:rPr>
                <w:rFonts w:ascii="Times New Roman" w:eastAsia="Times New Roman" w:hAnsi="Times New Roman" w:cs="Times New Roman"/>
                <w:kern w:val="0"/>
                <w14:ligatures w14:val="none"/>
              </w:rPr>
            </w:pPr>
            <w:r w:rsidRPr="1C9D8A1B">
              <w:rPr>
                <w:rFonts w:ascii="Times New Roman" w:eastAsia="Times New Roman" w:hAnsi="Times New Roman" w:cs="Times New Roman"/>
                <w:kern w:val="0"/>
                <w14:ligatures w14:val="none"/>
                <w:rPrChange w:id="11" w:author="Emily Barrett" w:date="2025-11-18T15:42:00Z">
                  <w:rPr>
                    <w:rFonts w:ascii="Times New Roman" w:eastAsia="Times New Roman" w:hAnsi="Times New Roman" w:cs="Times New Roman"/>
                    <w:b/>
                    <w:bCs/>
                    <w:kern w:val="0"/>
                    <w14:ligatures w14:val="none"/>
                  </w:rPr>
                </w:rPrChange>
              </w:rPr>
              <w:t>(n=2810)</w:t>
            </w:r>
          </w:p>
        </w:tc>
        <w:tc>
          <w:tcPr>
            <w:tcW w:w="1350" w:type="dxa"/>
            <w:vAlign w:val="center"/>
            <w:hideMark/>
          </w:tcPr>
          <w:p w14:paraId="3BA6DE99" w14:textId="0250FE5C" w:rsidR="009B017B" w:rsidRPr="00C620DB" w:rsidRDefault="5DB3263C" w:rsidP="1C9D8A1B">
            <w:pPr>
              <w:spacing w:after="0" w:line="240" w:lineRule="auto"/>
              <w:jc w:val="center"/>
              <w:textAlignment w:val="baseline"/>
              <w:rPr>
                <w:rFonts w:ascii="Times New Roman" w:eastAsia="Times New Roman" w:hAnsi="Times New Roman" w:cs="Times New Roman"/>
                <w:kern w:val="0"/>
                <w14:ligatures w14:val="none"/>
              </w:rPr>
            </w:pPr>
            <w:r w:rsidRPr="00C620DB">
              <w:rPr>
                <w:rFonts w:ascii="Times New Roman" w:eastAsia="Times New Roman" w:hAnsi="Times New Roman" w:cs="Times New Roman"/>
                <w:b/>
                <w:bCs/>
                <w:kern w:val="0"/>
                <w14:ligatures w14:val="none"/>
              </w:rPr>
              <w:t>(95% CI)</w:t>
            </w:r>
          </w:p>
        </w:tc>
        <w:tc>
          <w:tcPr>
            <w:tcW w:w="1350" w:type="dxa"/>
            <w:vAlign w:val="center"/>
            <w:hideMark/>
          </w:tcPr>
          <w:p w14:paraId="538867DC" w14:textId="77777777" w:rsidR="009B017B" w:rsidRDefault="5DB3263C" w:rsidP="1C9D8A1B">
            <w:pPr>
              <w:spacing w:after="0" w:line="240" w:lineRule="auto"/>
              <w:jc w:val="center"/>
              <w:textAlignment w:val="baseline"/>
              <w:rPr>
                <w:ins w:id="12" w:author="Emily Barrett" w:date="2025-11-18T15:43:00Z"/>
                <w:rFonts w:ascii="Times New Roman" w:eastAsia="Times New Roman" w:hAnsi="Times New Roman" w:cs="Times New Roman"/>
                <w:b/>
                <w:bCs/>
                <w:kern w:val="0"/>
                <w14:ligatures w14:val="none"/>
              </w:rPr>
            </w:pPr>
            <w:proofErr w:type="spellStart"/>
            <w:r w:rsidRPr="00C620DB">
              <w:rPr>
                <w:rFonts w:ascii="Times New Roman" w:eastAsia="Times New Roman" w:hAnsi="Times New Roman" w:cs="Times New Roman"/>
                <w:b/>
                <w:bCs/>
                <w:kern w:val="0"/>
                <w14:ligatures w14:val="none"/>
              </w:rPr>
              <w:t>AORa</w:t>
            </w:r>
            <w:proofErr w:type="spellEnd"/>
            <w:r w:rsidRPr="00C620DB">
              <w:rPr>
                <w:rFonts w:ascii="Times New Roman" w:eastAsia="Times New Roman" w:hAnsi="Times New Roman" w:cs="Times New Roman"/>
                <w:b/>
                <w:bCs/>
                <w:kern w:val="0"/>
                <w14:ligatures w14:val="none"/>
              </w:rPr>
              <w:t xml:space="preserve"> (fully adjusted</w:t>
            </w:r>
            <w:r w:rsidR="21115DAA" w:rsidRPr="00E35DBD">
              <w:rPr>
                <w:rFonts w:ascii="Times New Roman" w:eastAsia="Times New Roman" w:hAnsi="Times New Roman" w:cs="Times New Roman"/>
                <w:b/>
                <w:bCs/>
                <w:kern w:val="0"/>
                <w:vertAlign w:val="superscript"/>
                <w14:ligatures w14:val="none"/>
                <w:rPrChange w:id="13" w:author="Emily Barrett" w:date="2025-11-18T15:43:00Z">
                  <w:rPr>
                    <w:rFonts w:ascii="Times New Roman" w:eastAsia="Times New Roman" w:hAnsi="Times New Roman" w:cs="Times New Roman"/>
                    <w:b/>
                    <w:bCs/>
                    <w:kern w:val="0"/>
                    <w14:ligatures w14:val="none"/>
                  </w:rPr>
                </w:rPrChange>
              </w:rPr>
              <w:t>2</w:t>
            </w:r>
            <w:r w:rsidRPr="00C620DB">
              <w:rPr>
                <w:rFonts w:ascii="Times New Roman" w:eastAsia="Times New Roman" w:hAnsi="Times New Roman" w:cs="Times New Roman"/>
                <w:b/>
                <w:bCs/>
                <w:kern w:val="0"/>
                <w14:ligatures w14:val="none"/>
              </w:rPr>
              <w:t>)</w:t>
            </w:r>
          </w:p>
          <w:p w14:paraId="0BB6585F" w14:textId="3E034E4C" w:rsidR="00E35DBD" w:rsidRPr="00E35DBD" w:rsidRDefault="21115DAA" w:rsidP="1C9D8A1B">
            <w:pPr>
              <w:spacing w:after="0" w:line="240" w:lineRule="auto"/>
              <w:jc w:val="center"/>
              <w:textAlignment w:val="baseline"/>
              <w:rPr>
                <w:rFonts w:ascii="Times New Roman" w:eastAsia="Times New Roman" w:hAnsi="Times New Roman" w:cs="Times New Roman"/>
                <w:kern w:val="0"/>
                <w14:ligatures w14:val="none"/>
              </w:rPr>
            </w:pPr>
            <w:r w:rsidRPr="1C9D8A1B">
              <w:rPr>
                <w:rFonts w:ascii="Times New Roman" w:eastAsia="Times New Roman" w:hAnsi="Times New Roman" w:cs="Times New Roman"/>
                <w:kern w:val="0"/>
                <w14:ligatures w14:val="none"/>
                <w:rPrChange w:id="14" w:author="Emily Barrett" w:date="2025-11-18T15:43:00Z">
                  <w:rPr>
                    <w:rFonts w:ascii="Times New Roman" w:eastAsia="Times New Roman" w:hAnsi="Times New Roman" w:cs="Times New Roman"/>
                    <w:b/>
                    <w:bCs/>
                    <w:kern w:val="0"/>
                    <w14:ligatures w14:val="none"/>
                  </w:rPr>
                </w:rPrChange>
              </w:rPr>
              <w:t>(n=2802)</w:t>
            </w:r>
          </w:p>
        </w:tc>
        <w:tc>
          <w:tcPr>
            <w:tcW w:w="1350" w:type="dxa"/>
            <w:vAlign w:val="center"/>
            <w:hideMark/>
          </w:tcPr>
          <w:p w14:paraId="6D68DE3F" w14:textId="7FB8B5B8" w:rsidR="009B017B" w:rsidRPr="00C620DB" w:rsidRDefault="5DB3263C" w:rsidP="1C9D8A1B">
            <w:pPr>
              <w:spacing w:after="0" w:line="240" w:lineRule="auto"/>
              <w:jc w:val="center"/>
              <w:textAlignment w:val="baseline"/>
              <w:rPr>
                <w:rFonts w:ascii="Times New Roman" w:eastAsia="Times New Roman" w:hAnsi="Times New Roman" w:cs="Times New Roman"/>
                <w:kern w:val="0"/>
                <w14:ligatures w14:val="none"/>
              </w:rPr>
            </w:pPr>
            <w:r w:rsidRPr="00C620DB">
              <w:rPr>
                <w:rFonts w:ascii="Times New Roman" w:eastAsia="Times New Roman" w:hAnsi="Times New Roman" w:cs="Times New Roman"/>
                <w:b/>
                <w:bCs/>
                <w:kern w:val="0"/>
                <w14:ligatures w14:val="none"/>
              </w:rPr>
              <w:t>(95% CI)</w:t>
            </w:r>
          </w:p>
        </w:tc>
      </w:tr>
      <w:tr w:rsidR="00E35DBD" w:rsidRPr="00C620DB" w14:paraId="45B001E7" w14:textId="77777777" w:rsidTr="1C9D8A1B">
        <w:trPr>
          <w:trHeight w:val="300"/>
        </w:trPr>
        <w:tc>
          <w:tcPr>
            <w:tcW w:w="1350" w:type="dxa"/>
            <w:vAlign w:val="center"/>
            <w:hideMark/>
          </w:tcPr>
          <w:p w14:paraId="3779B5BC" w14:textId="6C205218" w:rsidR="009B017B" w:rsidRPr="00C620DB" w:rsidRDefault="009B017B">
            <w:pPr>
              <w:spacing w:after="0" w:line="240" w:lineRule="auto"/>
              <w:jc w:val="center"/>
              <w:textAlignment w:val="baseline"/>
              <w:rPr>
                <w:rFonts w:ascii="Times New Roman" w:eastAsia="Times New Roman" w:hAnsi="Times New Roman" w:cs="Times New Roman"/>
                <w:kern w:val="0"/>
                <w14:ligatures w14:val="none"/>
              </w:rPr>
              <w:pPrChange w:id="15" w:author="Emily Barrett" w:date="2025-11-18T15:42:00Z">
                <w:pPr>
                  <w:spacing w:after="0" w:line="240" w:lineRule="auto"/>
                  <w:textAlignment w:val="baseline"/>
                </w:pPr>
              </w:pPrChange>
            </w:pPr>
            <w:r w:rsidRPr="00C620DB">
              <w:rPr>
                <w:rFonts w:ascii="Times New Roman" w:eastAsia="Times New Roman" w:hAnsi="Times New Roman" w:cs="Times New Roman"/>
                <w:kern w:val="0"/>
                <w14:ligatures w14:val="none"/>
              </w:rPr>
              <w:t>No</w:t>
            </w:r>
          </w:p>
        </w:tc>
        <w:tc>
          <w:tcPr>
            <w:tcW w:w="1350" w:type="dxa"/>
            <w:vAlign w:val="center"/>
            <w:hideMark/>
          </w:tcPr>
          <w:p w14:paraId="533DB142" w14:textId="57138515" w:rsidR="009B017B" w:rsidRPr="00C620DB" w:rsidRDefault="20E7E9ED">
            <w:pPr>
              <w:spacing w:after="0" w:line="240" w:lineRule="auto"/>
              <w:jc w:val="center"/>
              <w:textAlignment w:val="baseline"/>
              <w:rPr>
                <w:rFonts w:ascii="Times New Roman" w:eastAsia="Times New Roman" w:hAnsi="Times New Roman" w:cs="Times New Roman"/>
                <w:kern w:val="0"/>
                <w14:ligatures w14:val="none"/>
              </w:rPr>
              <w:pPrChange w:id="16" w:author="Emily Barrett" w:date="2025-11-18T15:42:00Z">
                <w:pPr>
                  <w:spacing w:after="0" w:line="240" w:lineRule="auto"/>
                  <w:textAlignment w:val="baseline"/>
                </w:pPr>
              </w:pPrChange>
            </w:pPr>
            <w:r w:rsidRPr="00C620DB">
              <w:rPr>
                <w:rFonts w:ascii="Times New Roman" w:eastAsia="Times New Roman" w:hAnsi="Times New Roman" w:cs="Times New Roman"/>
                <w:kern w:val="0"/>
                <w14:ligatures w14:val="none"/>
              </w:rPr>
              <w:t>145 (5.35%)</w:t>
            </w:r>
          </w:p>
        </w:tc>
        <w:tc>
          <w:tcPr>
            <w:tcW w:w="1350" w:type="dxa"/>
            <w:vAlign w:val="center"/>
            <w:hideMark/>
          </w:tcPr>
          <w:p w14:paraId="00C60127" w14:textId="55469AFE" w:rsidR="009B017B" w:rsidRPr="00C620DB" w:rsidRDefault="009B017B">
            <w:pPr>
              <w:spacing w:after="0" w:line="240" w:lineRule="auto"/>
              <w:jc w:val="center"/>
              <w:textAlignment w:val="baseline"/>
              <w:rPr>
                <w:rFonts w:ascii="Times New Roman" w:eastAsia="Times New Roman" w:hAnsi="Times New Roman" w:cs="Times New Roman"/>
                <w:kern w:val="0"/>
                <w14:ligatures w14:val="none"/>
              </w:rPr>
              <w:pPrChange w:id="17" w:author="Emily Barrett" w:date="2025-11-18T15:42:00Z">
                <w:pPr>
                  <w:spacing w:after="0" w:line="240" w:lineRule="auto"/>
                  <w:textAlignment w:val="baseline"/>
                </w:pPr>
              </w:pPrChange>
            </w:pPr>
            <w:r w:rsidRPr="00C620DB">
              <w:rPr>
                <w:rFonts w:ascii="Times New Roman" w:eastAsia="Times New Roman" w:hAnsi="Times New Roman" w:cs="Times New Roman"/>
                <w:kern w:val="0"/>
                <w14:ligatures w14:val="none"/>
              </w:rPr>
              <w:t>ref</w:t>
            </w:r>
          </w:p>
        </w:tc>
        <w:tc>
          <w:tcPr>
            <w:tcW w:w="1350" w:type="dxa"/>
            <w:vAlign w:val="center"/>
            <w:hideMark/>
          </w:tcPr>
          <w:p w14:paraId="4726F648" w14:textId="10B4F01F" w:rsidR="009B017B" w:rsidRPr="00C620DB" w:rsidRDefault="009B017B">
            <w:pPr>
              <w:spacing w:after="0" w:line="240" w:lineRule="auto"/>
              <w:jc w:val="center"/>
              <w:textAlignment w:val="baseline"/>
              <w:rPr>
                <w:rFonts w:ascii="Times New Roman" w:eastAsia="Times New Roman" w:hAnsi="Times New Roman" w:cs="Times New Roman"/>
                <w:kern w:val="0"/>
                <w14:ligatures w14:val="none"/>
              </w:rPr>
              <w:pPrChange w:id="18" w:author="Emily Barrett" w:date="2025-11-18T15:42:00Z">
                <w:pPr>
                  <w:spacing w:after="0" w:line="240" w:lineRule="auto"/>
                  <w:textAlignment w:val="baseline"/>
                </w:pPr>
              </w:pPrChange>
            </w:pPr>
            <w:r w:rsidRPr="00C620DB">
              <w:rPr>
                <w:rFonts w:ascii="Times New Roman" w:hAnsi="Times New Roman" w:cs="Times New Roman"/>
                <w:b/>
                <w:bCs/>
              </w:rPr>
              <w:t>---</w:t>
            </w:r>
          </w:p>
        </w:tc>
        <w:tc>
          <w:tcPr>
            <w:tcW w:w="1350" w:type="dxa"/>
            <w:vAlign w:val="center"/>
            <w:hideMark/>
          </w:tcPr>
          <w:p w14:paraId="3CC2FC14" w14:textId="486A3973" w:rsidR="009B017B" w:rsidRPr="00C620DB" w:rsidRDefault="009B017B">
            <w:pPr>
              <w:spacing w:after="0" w:line="240" w:lineRule="auto"/>
              <w:jc w:val="center"/>
              <w:textAlignment w:val="baseline"/>
              <w:rPr>
                <w:rFonts w:ascii="Times New Roman" w:eastAsia="Times New Roman" w:hAnsi="Times New Roman" w:cs="Times New Roman"/>
                <w:kern w:val="0"/>
                <w14:ligatures w14:val="none"/>
              </w:rPr>
              <w:pPrChange w:id="19" w:author="Emily Barrett" w:date="2025-11-18T15:42:00Z">
                <w:pPr>
                  <w:spacing w:after="0" w:line="240" w:lineRule="auto"/>
                  <w:textAlignment w:val="baseline"/>
                </w:pPr>
              </w:pPrChange>
            </w:pPr>
            <w:r w:rsidRPr="00C620DB">
              <w:rPr>
                <w:rFonts w:ascii="Times New Roman" w:eastAsia="Times New Roman" w:hAnsi="Times New Roman" w:cs="Times New Roman"/>
                <w:kern w:val="0"/>
                <w14:ligatures w14:val="none"/>
              </w:rPr>
              <w:t>ref</w:t>
            </w:r>
          </w:p>
        </w:tc>
        <w:tc>
          <w:tcPr>
            <w:tcW w:w="1350" w:type="dxa"/>
            <w:vAlign w:val="center"/>
            <w:hideMark/>
          </w:tcPr>
          <w:p w14:paraId="1F4D5AFE" w14:textId="2E2AD64E" w:rsidR="009B017B" w:rsidRPr="00C620DB" w:rsidRDefault="009B017B">
            <w:pPr>
              <w:spacing w:after="0" w:line="240" w:lineRule="auto"/>
              <w:jc w:val="center"/>
              <w:textAlignment w:val="baseline"/>
              <w:rPr>
                <w:rFonts w:ascii="Times New Roman" w:eastAsia="Times New Roman" w:hAnsi="Times New Roman" w:cs="Times New Roman"/>
                <w:kern w:val="0"/>
                <w14:ligatures w14:val="none"/>
              </w:rPr>
              <w:pPrChange w:id="20" w:author="Emily Barrett" w:date="2025-11-18T15:42:00Z">
                <w:pPr>
                  <w:spacing w:after="0" w:line="240" w:lineRule="auto"/>
                  <w:textAlignment w:val="baseline"/>
                </w:pPr>
              </w:pPrChange>
            </w:pPr>
            <w:r w:rsidRPr="00C620DB">
              <w:rPr>
                <w:rFonts w:ascii="Times New Roman" w:hAnsi="Times New Roman" w:cs="Times New Roman"/>
                <w:b/>
                <w:bCs/>
              </w:rPr>
              <w:t>---</w:t>
            </w:r>
          </w:p>
        </w:tc>
        <w:tc>
          <w:tcPr>
            <w:tcW w:w="1350" w:type="dxa"/>
            <w:vAlign w:val="center"/>
            <w:hideMark/>
          </w:tcPr>
          <w:p w14:paraId="75A87FF0" w14:textId="21CECFE0" w:rsidR="009B017B" w:rsidRPr="00C620DB" w:rsidRDefault="009B017B">
            <w:pPr>
              <w:spacing w:after="0" w:line="240" w:lineRule="auto"/>
              <w:jc w:val="center"/>
              <w:textAlignment w:val="baseline"/>
              <w:rPr>
                <w:rFonts w:ascii="Times New Roman" w:eastAsia="Times New Roman" w:hAnsi="Times New Roman" w:cs="Times New Roman"/>
                <w:kern w:val="0"/>
                <w14:ligatures w14:val="none"/>
              </w:rPr>
              <w:pPrChange w:id="21" w:author="Emily Barrett" w:date="2025-11-18T15:42:00Z">
                <w:pPr>
                  <w:spacing w:after="0" w:line="240" w:lineRule="auto"/>
                  <w:textAlignment w:val="baseline"/>
                </w:pPr>
              </w:pPrChange>
            </w:pPr>
            <w:r w:rsidRPr="00C620DB">
              <w:rPr>
                <w:rFonts w:ascii="Times New Roman" w:eastAsia="Times New Roman" w:hAnsi="Times New Roman" w:cs="Times New Roman"/>
                <w:kern w:val="0"/>
                <w14:ligatures w14:val="none"/>
              </w:rPr>
              <w:t>ref</w:t>
            </w:r>
          </w:p>
        </w:tc>
        <w:tc>
          <w:tcPr>
            <w:tcW w:w="1350" w:type="dxa"/>
            <w:vAlign w:val="center"/>
            <w:hideMark/>
          </w:tcPr>
          <w:p w14:paraId="5C4106D5" w14:textId="16098052" w:rsidR="009B017B" w:rsidRPr="00C620DB" w:rsidRDefault="009B017B">
            <w:pPr>
              <w:spacing w:after="0" w:line="240" w:lineRule="auto"/>
              <w:jc w:val="center"/>
              <w:textAlignment w:val="baseline"/>
              <w:rPr>
                <w:rFonts w:ascii="Times New Roman" w:eastAsia="Times New Roman" w:hAnsi="Times New Roman" w:cs="Times New Roman"/>
                <w:kern w:val="0"/>
                <w14:ligatures w14:val="none"/>
              </w:rPr>
              <w:pPrChange w:id="22" w:author="Emily Barrett" w:date="2025-11-18T15:42:00Z">
                <w:pPr>
                  <w:spacing w:after="0" w:line="240" w:lineRule="auto"/>
                  <w:textAlignment w:val="baseline"/>
                </w:pPr>
              </w:pPrChange>
            </w:pPr>
            <w:r w:rsidRPr="00C620DB">
              <w:rPr>
                <w:rFonts w:ascii="Times New Roman" w:hAnsi="Times New Roman" w:cs="Times New Roman"/>
                <w:b/>
                <w:bCs/>
              </w:rPr>
              <w:t>---</w:t>
            </w:r>
          </w:p>
        </w:tc>
      </w:tr>
      <w:tr w:rsidR="00E35DBD" w:rsidRPr="00C620DB" w14:paraId="7721E432" w14:textId="77777777" w:rsidTr="1C9D8A1B">
        <w:trPr>
          <w:trHeight w:val="300"/>
        </w:trPr>
        <w:tc>
          <w:tcPr>
            <w:tcW w:w="1350" w:type="dxa"/>
            <w:vAlign w:val="center"/>
            <w:hideMark/>
          </w:tcPr>
          <w:p w14:paraId="0C45E3AC" w14:textId="058C8942" w:rsidR="009B017B" w:rsidRPr="00C620DB" w:rsidRDefault="009B017B">
            <w:pPr>
              <w:spacing w:after="0" w:line="240" w:lineRule="auto"/>
              <w:jc w:val="center"/>
              <w:textAlignment w:val="baseline"/>
              <w:rPr>
                <w:rFonts w:ascii="Times New Roman" w:eastAsia="Times New Roman" w:hAnsi="Times New Roman" w:cs="Times New Roman"/>
                <w:kern w:val="0"/>
                <w14:ligatures w14:val="none"/>
              </w:rPr>
              <w:pPrChange w:id="23" w:author="Emily Barrett" w:date="2025-11-18T15:42:00Z">
                <w:pPr>
                  <w:spacing w:after="0" w:line="240" w:lineRule="auto"/>
                  <w:textAlignment w:val="baseline"/>
                </w:pPr>
              </w:pPrChange>
            </w:pPr>
            <w:r w:rsidRPr="00C620DB">
              <w:rPr>
                <w:rFonts w:ascii="Times New Roman" w:eastAsia="Times New Roman" w:hAnsi="Times New Roman" w:cs="Times New Roman"/>
                <w:kern w:val="0"/>
                <w14:ligatures w14:val="none"/>
              </w:rPr>
              <w:t>Yes</w:t>
            </w:r>
          </w:p>
        </w:tc>
        <w:tc>
          <w:tcPr>
            <w:tcW w:w="1350" w:type="dxa"/>
            <w:vAlign w:val="center"/>
            <w:hideMark/>
          </w:tcPr>
          <w:p w14:paraId="703BEE69" w14:textId="1F5C49C6" w:rsidR="009B017B" w:rsidRPr="00C620DB" w:rsidRDefault="009B017B">
            <w:pPr>
              <w:spacing w:after="0" w:line="240" w:lineRule="auto"/>
              <w:jc w:val="center"/>
              <w:textAlignment w:val="baseline"/>
              <w:rPr>
                <w:rFonts w:ascii="Times New Roman" w:eastAsia="Times New Roman" w:hAnsi="Times New Roman" w:cs="Times New Roman"/>
                <w:kern w:val="0"/>
                <w14:ligatures w14:val="none"/>
              </w:rPr>
              <w:pPrChange w:id="24" w:author="Emily Barrett" w:date="2025-11-18T15:42:00Z">
                <w:pPr>
                  <w:spacing w:after="0" w:line="240" w:lineRule="auto"/>
                  <w:textAlignment w:val="baseline"/>
                </w:pPr>
              </w:pPrChange>
            </w:pPr>
            <w:r w:rsidRPr="00C620DB">
              <w:rPr>
                <w:rFonts w:ascii="Times New Roman" w:eastAsia="Times New Roman" w:hAnsi="Times New Roman" w:cs="Times New Roman"/>
                <w:kern w:val="0"/>
                <w14:ligatures w14:val="none"/>
              </w:rPr>
              <w:t>33 (9.88%)</w:t>
            </w:r>
          </w:p>
        </w:tc>
        <w:tc>
          <w:tcPr>
            <w:tcW w:w="1350" w:type="dxa"/>
            <w:vAlign w:val="center"/>
            <w:hideMark/>
          </w:tcPr>
          <w:p w14:paraId="46362370" w14:textId="3286EE72" w:rsidR="009B017B" w:rsidRPr="00C620DB" w:rsidRDefault="009B017B">
            <w:pPr>
              <w:spacing w:after="0" w:line="240" w:lineRule="auto"/>
              <w:jc w:val="center"/>
              <w:textAlignment w:val="baseline"/>
              <w:rPr>
                <w:rFonts w:ascii="Times New Roman" w:eastAsia="Times New Roman" w:hAnsi="Times New Roman" w:cs="Times New Roman"/>
                <w:kern w:val="0"/>
                <w14:ligatures w14:val="none"/>
              </w:rPr>
              <w:pPrChange w:id="25" w:author="Emily Barrett" w:date="2025-11-18T15:42:00Z">
                <w:pPr>
                  <w:spacing w:after="0" w:line="240" w:lineRule="auto"/>
                  <w:textAlignment w:val="baseline"/>
                </w:pPr>
              </w:pPrChange>
            </w:pPr>
            <w:r w:rsidRPr="00C620DB">
              <w:rPr>
                <w:rFonts w:ascii="Times New Roman" w:eastAsia="Times New Roman" w:hAnsi="Times New Roman" w:cs="Times New Roman"/>
                <w:kern w:val="0"/>
                <w14:ligatures w14:val="none"/>
              </w:rPr>
              <w:t>2.00</w:t>
            </w:r>
          </w:p>
        </w:tc>
        <w:tc>
          <w:tcPr>
            <w:tcW w:w="1350" w:type="dxa"/>
            <w:vAlign w:val="center"/>
            <w:hideMark/>
          </w:tcPr>
          <w:p w14:paraId="25FA4BBE" w14:textId="7D766A1F" w:rsidR="009B017B" w:rsidRPr="00C620DB" w:rsidRDefault="009B017B">
            <w:pPr>
              <w:spacing w:after="0" w:line="240" w:lineRule="auto"/>
              <w:jc w:val="center"/>
              <w:textAlignment w:val="baseline"/>
              <w:rPr>
                <w:rFonts w:ascii="Times New Roman" w:eastAsia="Times New Roman" w:hAnsi="Times New Roman" w:cs="Times New Roman"/>
                <w:kern w:val="0"/>
                <w14:ligatures w14:val="none"/>
              </w:rPr>
              <w:pPrChange w:id="26" w:author="Emily Barrett" w:date="2025-11-18T15:42:00Z">
                <w:pPr>
                  <w:spacing w:after="0" w:line="240" w:lineRule="auto"/>
                  <w:textAlignment w:val="baseline"/>
                </w:pPr>
              </w:pPrChange>
            </w:pPr>
            <w:r w:rsidRPr="00C620DB">
              <w:rPr>
                <w:rFonts w:ascii="Times New Roman" w:eastAsia="Times New Roman" w:hAnsi="Times New Roman" w:cs="Times New Roman"/>
                <w:kern w:val="0"/>
                <w14:ligatures w14:val="none"/>
              </w:rPr>
              <w:t>(1.34, 2.98)</w:t>
            </w:r>
          </w:p>
        </w:tc>
        <w:tc>
          <w:tcPr>
            <w:tcW w:w="1350" w:type="dxa"/>
            <w:vAlign w:val="center"/>
            <w:hideMark/>
          </w:tcPr>
          <w:p w14:paraId="0E387984" w14:textId="42D217E1" w:rsidR="009B017B" w:rsidRPr="00C620DB" w:rsidRDefault="009B017B">
            <w:pPr>
              <w:spacing w:after="0" w:line="240" w:lineRule="auto"/>
              <w:jc w:val="center"/>
              <w:textAlignment w:val="baseline"/>
              <w:rPr>
                <w:rFonts w:ascii="Times New Roman" w:eastAsia="Times New Roman" w:hAnsi="Times New Roman" w:cs="Times New Roman"/>
                <w:kern w:val="0"/>
                <w14:ligatures w14:val="none"/>
              </w:rPr>
              <w:pPrChange w:id="27" w:author="Emily Barrett" w:date="2025-11-18T15:42:00Z">
                <w:pPr>
                  <w:spacing w:after="0" w:line="240" w:lineRule="auto"/>
                  <w:textAlignment w:val="baseline"/>
                </w:pPr>
              </w:pPrChange>
            </w:pPr>
            <w:r w:rsidRPr="00C620DB">
              <w:rPr>
                <w:rFonts w:ascii="Times New Roman" w:eastAsia="Times New Roman" w:hAnsi="Times New Roman" w:cs="Times New Roman"/>
                <w:kern w:val="0"/>
                <w14:ligatures w14:val="none"/>
              </w:rPr>
              <w:t>1.94</w:t>
            </w:r>
          </w:p>
        </w:tc>
        <w:tc>
          <w:tcPr>
            <w:tcW w:w="1350" w:type="dxa"/>
            <w:vAlign w:val="center"/>
            <w:hideMark/>
          </w:tcPr>
          <w:p w14:paraId="279A66FD" w14:textId="10EAECE1" w:rsidR="009B017B" w:rsidRPr="00C620DB" w:rsidRDefault="009B017B">
            <w:pPr>
              <w:spacing w:after="0" w:line="240" w:lineRule="auto"/>
              <w:jc w:val="center"/>
              <w:textAlignment w:val="baseline"/>
              <w:rPr>
                <w:rFonts w:ascii="Times New Roman" w:eastAsia="Times New Roman" w:hAnsi="Times New Roman" w:cs="Times New Roman"/>
                <w:kern w:val="0"/>
                <w14:ligatures w14:val="none"/>
              </w:rPr>
              <w:pPrChange w:id="28" w:author="Emily Barrett" w:date="2025-11-18T15:42:00Z">
                <w:pPr>
                  <w:spacing w:after="0" w:line="240" w:lineRule="auto"/>
                  <w:textAlignment w:val="baseline"/>
                </w:pPr>
              </w:pPrChange>
            </w:pPr>
            <w:r w:rsidRPr="00C620DB">
              <w:rPr>
                <w:rFonts w:ascii="Times New Roman" w:eastAsia="Times New Roman" w:hAnsi="Times New Roman" w:cs="Times New Roman"/>
                <w:kern w:val="0"/>
                <w14:ligatures w14:val="none"/>
              </w:rPr>
              <w:t xml:space="preserve">(1.30, </w:t>
            </w:r>
            <w:r>
              <w:rPr>
                <w:rFonts w:ascii="Times New Roman" w:eastAsia="Times New Roman" w:hAnsi="Times New Roman" w:cs="Times New Roman"/>
                <w:kern w:val="0"/>
                <w14:ligatures w14:val="none"/>
              </w:rPr>
              <w:t>2.89</w:t>
            </w:r>
            <w:r w:rsidRPr="00C620DB">
              <w:rPr>
                <w:rFonts w:ascii="Times New Roman" w:eastAsia="Times New Roman" w:hAnsi="Times New Roman" w:cs="Times New Roman"/>
                <w:kern w:val="0"/>
                <w14:ligatures w14:val="none"/>
              </w:rPr>
              <w:t>)</w:t>
            </w:r>
          </w:p>
        </w:tc>
        <w:tc>
          <w:tcPr>
            <w:tcW w:w="1350" w:type="dxa"/>
            <w:vAlign w:val="center"/>
            <w:hideMark/>
          </w:tcPr>
          <w:p w14:paraId="696DCDED" w14:textId="1F8E3AEC" w:rsidR="009B017B" w:rsidRPr="00C620DB" w:rsidRDefault="009B017B">
            <w:pPr>
              <w:spacing w:after="0" w:line="240" w:lineRule="auto"/>
              <w:jc w:val="center"/>
              <w:textAlignment w:val="baseline"/>
              <w:rPr>
                <w:rFonts w:ascii="Times New Roman" w:eastAsia="Times New Roman" w:hAnsi="Times New Roman" w:cs="Times New Roman"/>
                <w:kern w:val="0"/>
                <w14:ligatures w14:val="none"/>
              </w:rPr>
              <w:pPrChange w:id="29" w:author="Emily Barrett" w:date="2025-11-18T15:42:00Z">
                <w:pPr>
                  <w:spacing w:after="0" w:line="240" w:lineRule="auto"/>
                  <w:textAlignment w:val="baseline"/>
                </w:pPr>
              </w:pPrChange>
            </w:pPr>
            <w:r w:rsidRPr="00C620DB">
              <w:rPr>
                <w:rFonts w:ascii="Times New Roman" w:eastAsia="Times New Roman" w:hAnsi="Times New Roman" w:cs="Times New Roman"/>
                <w:kern w:val="0"/>
                <w14:ligatures w14:val="none"/>
              </w:rPr>
              <w:t>1.90</w:t>
            </w:r>
          </w:p>
        </w:tc>
        <w:tc>
          <w:tcPr>
            <w:tcW w:w="1350" w:type="dxa"/>
            <w:vAlign w:val="center"/>
            <w:hideMark/>
          </w:tcPr>
          <w:p w14:paraId="3481EB05" w14:textId="2E7738A4" w:rsidR="009B017B" w:rsidRPr="00C620DB" w:rsidRDefault="009B017B">
            <w:pPr>
              <w:spacing w:after="0" w:line="240" w:lineRule="auto"/>
              <w:jc w:val="center"/>
              <w:textAlignment w:val="baseline"/>
              <w:rPr>
                <w:rFonts w:ascii="Times New Roman" w:eastAsia="Times New Roman" w:hAnsi="Times New Roman" w:cs="Times New Roman"/>
                <w:kern w:val="0"/>
                <w14:ligatures w14:val="none"/>
              </w:rPr>
              <w:pPrChange w:id="30" w:author="Emily Barrett" w:date="2025-11-18T15:42:00Z">
                <w:pPr>
                  <w:spacing w:after="0" w:line="240" w:lineRule="auto"/>
                  <w:textAlignment w:val="baseline"/>
                </w:pPr>
              </w:pPrChange>
            </w:pPr>
            <w:r w:rsidRPr="00C620DB">
              <w:rPr>
                <w:rFonts w:ascii="Times New Roman" w:eastAsia="Times New Roman" w:hAnsi="Times New Roman" w:cs="Times New Roman"/>
                <w:kern w:val="0"/>
                <w14:ligatures w14:val="none"/>
              </w:rPr>
              <w:t>(1.13, 3.18)</w:t>
            </w:r>
          </w:p>
        </w:tc>
      </w:tr>
    </w:tbl>
    <w:p w14:paraId="6A3C5A02" w14:textId="77777777" w:rsidR="009B017B" w:rsidRPr="0011601F" w:rsidRDefault="009B017B" w:rsidP="009B017B">
      <w:pPr>
        <w:spacing w:after="0" w:line="240" w:lineRule="auto"/>
        <w:textAlignment w:val="baseline"/>
        <w:rPr>
          <w:rFonts w:ascii="Times New Roman" w:eastAsia="Times New Roman" w:hAnsi="Times New Roman" w:cs="Times New Roman"/>
          <w:kern w:val="0"/>
          <w:sz w:val="18"/>
          <w:szCs w:val="18"/>
          <w14:ligatures w14:val="none"/>
        </w:rPr>
      </w:pPr>
      <w:r w:rsidRPr="0011601F">
        <w:rPr>
          <w:rFonts w:ascii="Times New Roman" w:eastAsia="Times New Roman" w:hAnsi="Times New Roman" w:cs="Times New Roman"/>
          <w:b/>
          <w:bCs/>
          <w:kern w:val="0"/>
          <w14:ligatures w14:val="none"/>
        </w:rPr>
        <w:t>Notes:</w:t>
      </w:r>
      <w:r w:rsidRPr="0011601F">
        <w:rPr>
          <w:rFonts w:ascii="Times New Roman" w:eastAsia="Times New Roman" w:hAnsi="Times New Roman" w:cs="Times New Roman"/>
          <w:kern w:val="0"/>
          <w14:ligatures w14:val="none"/>
        </w:rPr>
        <w:t> </w:t>
      </w:r>
    </w:p>
    <w:p w14:paraId="6819B0AE" w14:textId="31BF21B9" w:rsidR="00E35DBD" w:rsidRDefault="21115DAA" w:rsidP="009B017B">
      <w:pPr>
        <w:pStyle w:val="ListParagraph"/>
        <w:numPr>
          <w:ilvl w:val="0"/>
          <w:numId w:val="3"/>
        </w:numPr>
        <w:spacing w:after="0" w:line="240" w:lineRule="auto"/>
        <w:jc w:val="both"/>
        <w:textAlignment w:val="baseline"/>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Adjusted for age and race.</w:t>
      </w:r>
    </w:p>
    <w:p w14:paraId="2855E4B5" w14:textId="0E920963" w:rsidR="009B017B" w:rsidRPr="0011601F" w:rsidRDefault="21115DAA" w:rsidP="009B017B">
      <w:pPr>
        <w:pStyle w:val="ListParagraph"/>
        <w:numPr>
          <w:ilvl w:val="0"/>
          <w:numId w:val="3"/>
        </w:numPr>
        <w:spacing w:after="0" w:line="240" w:lineRule="auto"/>
        <w:jc w:val="both"/>
        <w:textAlignment w:val="baseline"/>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Adjusted for </w:t>
      </w:r>
      <w:r w:rsidR="5DB3263C" w:rsidRPr="0011601F">
        <w:rPr>
          <w:rFonts w:ascii="Times New Roman" w:eastAsia="Times New Roman" w:hAnsi="Times New Roman" w:cs="Times New Roman"/>
          <w:kern w:val="0"/>
          <w14:ligatures w14:val="none"/>
        </w:rPr>
        <w:t>age, sex, race/ ethnicity, income to poverty ratio, health insurance status, and access to care.  </w:t>
      </w:r>
    </w:p>
    <w:p w14:paraId="0233AF67" w14:textId="3EBA2AA3" w:rsidR="009B017B" w:rsidRPr="00E35DBD" w:rsidRDefault="21115DAA" w:rsidP="1C9D8A1B">
      <w:pPr>
        <w:spacing w:after="0" w:line="240" w:lineRule="auto"/>
        <w:ind w:left="360"/>
        <w:jc w:val="both"/>
        <w:textAlignment w:val="baseline"/>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3.</w:t>
      </w:r>
      <w:r w:rsidR="5DB3263C" w:rsidRPr="00E35DBD">
        <w:rPr>
          <w:rFonts w:ascii="Times New Roman" w:eastAsia="Times New Roman" w:hAnsi="Times New Roman" w:cs="Times New Roman"/>
          <w:kern w:val="0"/>
          <w14:ligatures w14:val="none"/>
        </w:rPr>
        <w:t> Reference category for PID is “No history of PID”. </w:t>
      </w:r>
    </w:p>
    <w:p w14:paraId="47F008FE" w14:textId="3C77BB0A" w:rsidR="56D79A11" w:rsidRPr="007951BD" w:rsidRDefault="5DB3263C" w:rsidP="007951BD">
      <w:pPr>
        <w:pStyle w:val="ListParagraph"/>
        <w:numPr>
          <w:ilvl w:val="0"/>
          <w:numId w:val="6"/>
        </w:numPr>
        <w:spacing w:after="0" w:line="240" w:lineRule="auto"/>
        <w:jc w:val="both"/>
        <w:textAlignment w:val="baseline"/>
        <w:rPr>
          <w:rFonts w:ascii="Times New Roman" w:eastAsia="Times New Roman" w:hAnsi="Times New Roman" w:cs="Times New Roman"/>
          <w:kern w:val="0"/>
          <w14:ligatures w14:val="none"/>
        </w:rPr>
      </w:pPr>
      <w:r w:rsidRPr="00E35DBD">
        <w:rPr>
          <w:rFonts w:ascii="Times New Roman" w:eastAsia="Times New Roman" w:hAnsi="Times New Roman" w:cs="Times New Roman"/>
          <w:kern w:val="0"/>
          <w14:ligatures w14:val="none"/>
        </w:rPr>
        <w:t>NHANES sampling weight and complex survey design were applied to all models. </w:t>
      </w:r>
    </w:p>
    <w:p w14:paraId="255B2B78" w14:textId="2CC2E3E4" w:rsidR="008B3F7C" w:rsidRDefault="084AC1A9" w:rsidP="007951BD">
      <w:pPr>
        <w:spacing w:before="240" w:after="0" w:line="240" w:lineRule="auto"/>
        <w:ind w:firstLine="360"/>
        <w:jc w:val="both"/>
        <w:textAlignment w:val="baseline"/>
        <w:rPr>
          <w:rFonts w:ascii="Times New Roman" w:hAnsi="Times New Roman" w:cs="Times New Roman"/>
          <w:b/>
          <w:bCs/>
          <w:i/>
          <w:iCs/>
          <w:kern w:val="0"/>
          <w14:ligatures w14:val="none"/>
        </w:rPr>
      </w:pPr>
      <w:r w:rsidRPr="1C9D8A1B">
        <w:rPr>
          <w:rFonts w:ascii="Times New Roman" w:hAnsi="Times New Roman" w:cs="Times New Roman"/>
          <w:b/>
          <w:bCs/>
          <w:i/>
          <w:iCs/>
        </w:rPr>
        <w:t xml:space="preserve">Sensitivity </w:t>
      </w:r>
      <w:r w:rsidR="38180531" w:rsidRPr="1C9D8A1B">
        <w:rPr>
          <w:rFonts w:ascii="Times New Roman" w:hAnsi="Times New Roman" w:cs="Times New Roman"/>
          <w:b/>
          <w:bCs/>
          <w:i/>
          <w:iCs/>
        </w:rPr>
        <w:t>A</w:t>
      </w:r>
      <w:r w:rsidR="3F09A020" w:rsidRPr="1C9D8A1B">
        <w:rPr>
          <w:rFonts w:ascii="Times New Roman" w:hAnsi="Times New Roman" w:cs="Times New Roman"/>
          <w:b/>
          <w:bCs/>
          <w:i/>
          <w:iCs/>
        </w:rPr>
        <w:t>nalys</w:t>
      </w:r>
      <w:r w:rsidR="001848B8" w:rsidRPr="1C9D8A1B">
        <w:rPr>
          <w:rFonts w:ascii="Times New Roman" w:hAnsi="Times New Roman" w:cs="Times New Roman"/>
          <w:b/>
          <w:bCs/>
          <w:i/>
          <w:iCs/>
        </w:rPr>
        <w:t>i</w:t>
      </w:r>
      <w:r w:rsidR="3F09A020" w:rsidRPr="1C9D8A1B">
        <w:rPr>
          <w:rFonts w:ascii="Times New Roman" w:hAnsi="Times New Roman" w:cs="Times New Roman"/>
          <w:b/>
          <w:bCs/>
          <w:i/>
          <w:iCs/>
        </w:rPr>
        <w:t xml:space="preserve">s </w:t>
      </w:r>
    </w:p>
    <w:p w14:paraId="5554718E" w14:textId="7DE852A8" w:rsidR="001946CE" w:rsidRPr="00A62592" w:rsidRDefault="001946CE" w:rsidP="007951BD">
      <w:pPr>
        <w:pStyle w:val="NormalWeb"/>
        <w:spacing w:line="360" w:lineRule="auto"/>
        <w:ind w:firstLine="360"/>
      </w:pPr>
      <w:r>
        <w:t>To evaluate the robustness of the findings, the fully adjusted logistic regression model was re-fit using unweighted estimation and compared with the weighted survey model. Effect estimates from the unweighted model were similar in magnitude to those from the survey-weighted analysis (e.g., AOR 1.94 vs. 1.90), indicating that the association between PID and infertility was not sensitive to the application of NHANES sampling weights.</w:t>
      </w:r>
    </w:p>
    <w:p w14:paraId="1AD36B74" w14:textId="14F89BCB" w:rsidR="006A197D" w:rsidRDefault="0DE99228" w:rsidP="00F002DC">
      <w:pPr>
        <w:spacing w:before="100" w:beforeAutospacing="1" w:after="100" w:afterAutospacing="1"/>
        <w:rPr>
          <w:rFonts w:ascii="Times New Roman" w:hAnsi="Times New Roman" w:cs="Times New Roman"/>
          <w:b/>
          <w:bCs/>
        </w:rPr>
      </w:pPr>
      <w:r w:rsidRPr="4B6C67F3">
        <w:rPr>
          <w:rFonts w:ascii="Times New Roman" w:hAnsi="Times New Roman" w:cs="Times New Roman"/>
          <w:b/>
          <w:bCs/>
        </w:rPr>
        <w:t>Discussion</w:t>
      </w:r>
    </w:p>
    <w:p w14:paraId="20E7453F" w14:textId="7212B967" w:rsidR="2831900E" w:rsidRDefault="3091E87E" w:rsidP="1C9D8A1B">
      <w:pPr>
        <w:spacing w:before="240" w:after="240" w:line="360" w:lineRule="auto"/>
        <w:ind w:firstLine="720"/>
        <w:rPr>
          <w:rFonts w:ascii="Times New Roman" w:eastAsia="Times New Roman" w:hAnsi="Times New Roman" w:cs="Times New Roman"/>
        </w:rPr>
      </w:pPr>
      <w:r w:rsidRPr="1C9D8A1B">
        <w:rPr>
          <w:rFonts w:ascii="Times New Roman" w:eastAsia="Times New Roman" w:hAnsi="Times New Roman" w:cs="Times New Roman"/>
        </w:rPr>
        <w:t>This study aimed to examine the association between self-reported pelvic inflammatory disease (PID) and infertility among U.S. women aged 18–59 years using nationally representative NHANES data from 2017–2020</w:t>
      </w:r>
      <w:r w:rsidR="46FA0962" w:rsidRPr="1C9D8A1B">
        <w:rPr>
          <w:rFonts w:ascii="Times New Roman" w:eastAsia="Times New Roman" w:hAnsi="Times New Roman" w:cs="Times New Roman"/>
        </w:rPr>
        <w:t xml:space="preserve"> to determine if </w:t>
      </w:r>
      <w:r w:rsidR="5ACA7A3F" w:rsidRPr="1C9D8A1B">
        <w:rPr>
          <w:rFonts w:ascii="Times New Roman" w:eastAsia="Times New Roman" w:hAnsi="Times New Roman" w:cs="Times New Roman"/>
          <w:color w:val="000000" w:themeColor="text1"/>
        </w:rPr>
        <w:t>factors such as age, race, health insurance status, and socioeconomic status influence this relationship</w:t>
      </w:r>
      <w:r w:rsidRPr="1C9D8A1B">
        <w:rPr>
          <w:rFonts w:ascii="Times New Roman" w:eastAsia="Times New Roman" w:hAnsi="Times New Roman" w:cs="Times New Roman"/>
        </w:rPr>
        <w:t xml:space="preserve">. </w:t>
      </w:r>
      <w:r w:rsidR="0B458F6C" w:rsidRPr="1C9D8A1B">
        <w:rPr>
          <w:rFonts w:ascii="Times New Roman" w:eastAsia="Times New Roman" w:hAnsi="Times New Roman" w:cs="Times New Roman"/>
        </w:rPr>
        <w:t xml:space="preserve">We </w:t>
      </w:r>
      <w:r w:rsidRPr="1C9D8A1B">
        <w:rPr>
          <w:rFonts w:ascii="Times New Roman" w:eastAsia="Times New Roman" w:hAnsi="Times New Roman" w:cs="Times New Roman"/>
        </w:rPr>
        <w:t>found that women with a history of PID had nearly twice the odds of reporting infertility compared to those without PID. Infertility prevalence was 9.88% among women with PID compared to 5.35% among women without PID. This pattern was consistent across unadjusted, age-adjusted, and fully adjusted survey-weighted logistic regression models. In the fully adjusted model</w:t>
      </w:r>
      <w:r w:rsidR="6AC270F0" w:rsidRPr="1C9D8A1B">
        <w:rPr>
          <w:rFonts w:ascii="Times New Roman" w:eastAsia="Times New Roman" w:hAnsi="Times New Roman" w:cs="Times New Roman"/>
        </w:rPr>
        <w:t xml:space="preserve">, </w:t>
      </w:r>
      <w:r w:rsidRPr="1C9D8A1B">
        <w:rPr>
          <w:rFonts w:ascii="Times New Roman" w:eastAsia="Times New Roman" w:hAnsi="Times New Roman" w:cs="Times New Roman"/>
        </w:rPr>
        <w:t xml:space="preserve">which </w:t>
      </w:r>
      <w:r w:rsidRPr="1C9D8A1B">
        <w:rPr>
          <w:rFonts w:ascii="Times New Roman" w:eastAsia="Times New Roman" w:hAnsi="Times New Roman" w:cs="Times New Roman"/>
        </w:rPr>
        <w:lastRenderedPageBreak/>
        <w:t>accounted for age, race/ethnicity, income-to-poverty ratio, insurance status, and access to care</w:t>
      </w:r>
      <w:r w:rsidR="06B88606" w:rsidRPr="1C9D8A1B">
        <w:rPr>
          <w:rFonts w:ascii="Times New Roman" w:eastAsia="Times New Roman" w:hAnsi="Times New Roman" w:cs="Times New Roman"/>
        </w:rPr>
        <w:t xml:space="preserve">, </w:t>
      </w:r>
      <w:r w:rsidRPr="1C9D8A1B">
        <w:rPr>
          <w:rFonts w:ascii="Times New Roman" w:eastAsia="Times New Roman" w:hAnsi="Times New Roman" w:cs="Times New Roman"/>
        </w:rPr>
        <w:t>PID remained significantly associated with infertility (AOR = 1.90, 95% CI: 1.13–3.18). These findings support the study’s hypothesis that a history of PID is associated with increased odds of infertility.</w:t>
      </w:r>
    </w:p>
    <w:p w14:paraId="5CA291B3" w14:textId="639B78BC" w:rsidR="00AD4706" w:rsidRPr="000F2751" w:rsidRDefault="15557EC9" w:rsidP="009218E9">
      <w:pPr>
        <w:spacing w:before="240" w:after="240" w:line="360" w:lineRule="auto"/>
        <w:ind w:firstLine="720"/>
        <w:rPr>
          <w:rFonts w:ascii="Times New Roman" w:eastAsia="Times New Roman" w:hAnsi="Times New Roman" w:cs="Times New Roman"/>
        </w:rPr>
      </w:pPr>
      <w:r w:rsidRPr="000F2751">
        <w:rPr>
          <w:rFonts w:ascii="Times New Roman" w:eastAsia="Times New Roman" w:hAnsi="Times New Roman" w:cs="Times New Roman"/>
        </w:rPr>
        <w:t>Additionally, t</w:t>
      </w:r>
      <w:r w:rsidR="2831900E" w:rsidRPr="000F2751">
        <w:rPr>
          <w:rFonts w:ascii="Times New Roman" w:eastAsia="Times New Roman" w:hAnsi="Times New Roman" w:cs="Times New Roman"/>
        </w:rPr>
        <w:t>he results align with prior literature documenting the long-term reproductive consequences of PID. Previous studies have shown that untreated or recurrent PID can cause permanent tubal damage, which increases the risk of infertility through mechanisms such as scarring, inflammation, and adhesions</w:t>
      </w:r>
      <w:r w:rsidR="7BC493A5" w:rsidRPr="000F2751">
        <w:rPr>
          <w:rFonts w:ascii="Times New Roman" w:hAnsi="Times New Roman" w:cs="Times New Roman"/>
        </w:rPr>
        <w:t xml:space="preserve"> </w:t>
      </w:r>
      <w:hyperlink r:id="rId41">
        <w:r w:rsidR="7BC493A5" w:rsidRPr="000F2751">
          <w:rPr>
            <w:rStyle w:val="Hyperlink"/>
            <w:rFonts w:ascii="Times New Roman" w:hAnsi="Times New Roman" w:cs="Times New Roman"/>
            <w:vertAlign w:val="superscript"/>
          </w:rPr>
          <w:t>7</w:t>
        </w:r>
      </w:hyperlink>
      <w:r w:rsidR="2831900E" w:rsidRPr="000F2751">
        <w:rPr>
          <w:rFonts w:ascii="Times New Roman" w:eastAsia="Times New Roman" w:hAnsi="Times New Roman" w:cs="Times New Roman"/>
        </w:rPr>
        <w:t>. Research using laparoscopic examinations has demonstrated that even a single episode of PID can lead to tubal factor infertility years later, consistent with the elevated infertility prevalence observed in this study</w:t>
      </w:r>
      <w:hyperlink r:id="rId42">
        <w:r w:rsidR="576576D9" w:rsidRPr="000F2751">
          <w:rPr>
            <w:rStyle w:val="Hyperlink"/>
            <w:rFonts w:ascii="Times New Roman" w:eastAsia="Times New Roman" w:hAnsi="Times New Roman" w:cs="Times New Roman"/>
            <w:vertAlign w:val="superscript"/>
          </w:rPr>
          <w:t>9</w:t>
        </w:r>
      </w:hyperlink>
      <w:r w:rsidR="2831900E" w:rsidRPr="000F2751">
        <w:rPr>
          <w:rFonts w:ascii="Times New Roman" w:eastAsia="Times New Roman" w:hAnsi="Times New Roman" w:cs="Times New Roman"/>
        </w:rPr>
        <w:t>. Additionally, epidemiologic studies have found that women with prior chlamydia or gonorrhea infections</w:t>
      </w:r>
      <w:r w:rsidR="540F5218" w:rsidRPr="000F2751">
        <w:rPr>
          <w:rFonts w:ascii="Times New Roman" w:eastAsia="Times New Roman" w:hAnsi="Times New Roman" w:cs="Times New Roman"/>
        </w:rPr>
        <w:t xml:space="preserve"> (</w:t>
      </w:r>
      <w:r w:rsidR="2831900E" w:rsidRPr="000F2751">
        <w:rPr>
          <w:rFonts w:ascii="Times New Roman" w:eastAsia="Times New Roman" w:hAnsi="Times New Roman" w:cs="Times New Roman"/>
        </w:rPr>
        <w:t>two leading causes of PID</w:t>
      </w:r>
      <w:r w:rsidR="4E83E5CE" w:rsidRPr="000F2751">
        <w:rPr>
          <w:rFonts w:ascii="Times New Roman" w:eastAsia="Times New Roman" w:hAnsi="Times New Roman" w:cs="Times New Roman"/>
        </w:rPr>
        <w:t xml:space="preserve">) </w:t>
      </w:r>
      <w:r w:rsidR="2831900E" w:rsidRPr="000F2751">
        <w:rPr>
          <w:rFonts w:ascii="Times New Roman" w:eastAsia="Times New Roman" w:hAnsi="Times New Roman" w:cs="Times New Roman"/>
        </w:rPr>
        <w:t>experience higher rates of tubal obstruction and subsequent infertility</w:t>
      </w:r>
      <w:hyperlink r:id="rId43">
        <w:r w:rsidR="6240B002" w:rsidRPr="000F2751">
          <w:rPr>
            <w:rStyle w:val="Hyperlink"/>
            <w:rFonts w:ascii="Times New Roman" w:eastAsia="Times New Roman" w:hAnsi="Times New Roman" w:cs="Times New Roman"/>
            <w:vertAlign w:val="superscript"/>
          </w:rPr>
          <w:t>18</w:t>
        </w:r>
      </w:hyperlink>
      <w:r w:rsidR="2831900E" w:rsidRPr="000F2751">
        <w:rPr>
          <w:rFonts w:ascii="Times New Roman" w:eastAsia="Times New Roman" w:hAnsi="Times New Roman" w:cs="Times New Roman"/>
        </w:rPr>
        <w:t>. The present findings build on this evidence by offering updated, nationally representative estimates from recent NHANES cycles, including the years immediately preceding the COVID-19 pandemic.</w:t>
      </w:r>
      <w:r w:rsidR="004B3400" w:rsidRPr="000F2751">
        <w:rPr>
          <w:rFonts w:ascii="Times New Roman" w:eastAsia="Times New Roman" w:hAnsi="Times New Roman" w:cs="Times New Roman"/>
        </w:rPr>
        <w:t xml:space="preserve"> </w:t>
      </w:r>
      <w:r w:rsidR="00AD4706" w:rsidRPr="000F2751">
        <w:rPr>
          <w:rFonts w:ascii="Times New Roman" w:hAnsi="Times New Roman" w:cs="Times New Roman"/>
          <w:kern w:val="0"/>
        </w:rPr>
        <w:t xml:space="preserve">Findings from this study also compare closely with results from </w:t>
      </w:r>
      <w:r w:rsidR="004B3400" w:rsidRPr="000F2751">
        <w:rPr>
          <w:rFonts w:ascii="Times New Roman" w:hAnsi="Times New Roman" w:cs="Times New Roman"/>
          <w:kern w:val="0"/>
        </w:rPr>
        <w:t xml:space="preserve">the </w:t>
      </w:r>
      <w:r w:rsidR="00FE35A1" w:rsidRPr="000F2751">
        <w:rPr>
          <w:rFonts w:ascii="Times New Roman" w:hAnsi="Times New Roman" w:cs="Times New Roman"/>
          <w:kern w:val="0"/>
        </w:rPr>
        <w:t xml:space="preserve">NHANES 2013-2016 </w:t>
      </w:r>
      <w:r w:rsidR="00C2662E" w:rsidRPr="000F2751">
        <w:rPr>
          <w:rFonts w:ascii="Times New Roman" w:hAnsi="Times New Roman" w:cs="Times New Roman"/>
          <w:kern w:val="0"/>
        </w:rPr>
        <w:t xml:space="preserve">cross-sectional analysis measuring </w:t>
      </w:r>
      <w:r w:rsidR="00FE35A1" w:rsidRPr="000F2751">
        <w:rPr>
          <w:rFonts w:ascii="Times New Roman" w:hAnsi="Times New Roman" w:cs="Times New Roman"/>
          <w:kern w:val="0"/>
        </w:rPr>
        <w:t>self-reported infertility and associated</w:t>
      </w:r>
      <w:r w:rsidR="00C2662E" w:rsidRPr="000F2751">
        <w:rPr>
          <w:rFonts w:ascii="Times New Roman" w:hAnsi="Times New Roman" w:cs="Times New Roman"/>
          <w:kern w:val="0"/>
        </w:rPr>
        <w:t xml:space="preserve"> pelvic inflammatory disease in women of reproductive age</w:t>
      </w:r>
      <w:hyperlink r:id="rId44" w:history="1">
        <w:r w:rsidR="006B0305" w:rsidRPr="000F2751">
          <w:rPr>
            <w:rStyle w:val="Hyperlink"/>
            <w:rFonts w:ascii="Times New Roman" w:hAnsi="Times New Roman" w:cs="Times New Roman"/>
            <w:kern w:val="0"/>
            <w:vertAlign w:val="superscript"/>
          </w:rPr>
          <w:t>3</w:t>
        </w:r>
      </w:hyperlink>
      <w:r w:rsidR="00CF6442" w:rsidRPr="000F2751">
        <w:rPr>
          <w:rFonts w:ascii="Times New Roman" w:hAnsi="Times New Roman" w:cs="Times New Roman"/>
          <w:kern w:val="0"/>
        </w:rPr>
        <w:t xml:space="preserve">. Findings </w:t>
      </w:r>
      <w:r w:rsidR="00AD4706" w:rsidRPr="000F2751">
        <w:rPr>
          <w:rFonts w:ascii="Times New Roman" w:hAnsi="Times New Roman" w:cs="Times New Roman"/>
          <w:kern w:val="0"/>
        </w:rPr>
        <w:t>reported that both infertility and PID were positively associated in a nationally representative sample. In their study, approximately 13.8% of sexually experienced women reported infertility, a prevalence somewhat higher than the 6.33% observed in our sample</w:t>
      </w:r>
      <w:r w:rsidR="009218E9" w:rsidRPr="000F2751">
        <w:rPr>
          <w:rFonts w:ascii="Times New Roman" w:hAnsi="Times New Roman" w:cs="Times New Roman"/>
          <w:kern w:val="0"/>
        </w:rPr>
        <w:t xml:space="preserve">, </w:t>
      </w:r>
      <w:r w:rsidR="00AD4706" w:rsidRPr="000F2751">
        <w:rPr>
          <w:rFonts w:ascii="Times New Roman" w:hAnsi="Times New Roman" w:cs="Times New Roman"/>
          <w:kern w:val="0"/>
        </w:rPr>
        <w:t>likely reflecting differences in age range and analytic definitions</w:t>
      </w:r>
      <w:hyperlink r:id="rId45" w:history="1">
        <w:r w:rsidR="009218E9" w:rsidRPr="000F2751">
          <w:rPr>
            <w:rStyle w:val="Hyperlink"/>
            <w:rFonts w:ascii="Times New Roman" w:hAnsi="Times New Roman" w:cs="Times New Roman"/>
            <w:kern w:val="0"/>
            <w:vertAlign w:val="superscript"/>
          </w:rPr>
          <w:t>3</w:t>
        </w:r>
      </w:hyperlink>
      <w:r w:rsidR="00AD4706" w:rsidRPr="000F2751">
        <w:rPr>
          <w:rFonts w:ascii="Times New Roman" w:hAnsi="Times New Roman" w:cs="Times New Roman"/>
          <w:kern w:val="0"/>
        </w:rPr>
        <w:t xml:space="preserve">. However, despite these differences in baseline prevalence, the strength of association between PID and infertility in their analysis was </w:t>
      </w:r>
      <w:proofErr w:type="gramStart"/>
      <w:r w:rsidR="00AD4706" w:rsidRPr="000F2751">
        <w:rPr>
          <w:rFonts w:ascii="Times New Roman" w:hAnsi="Times New Roman" w:cs="Times New Roman"/>
          <w:kern w:val="0"/>
        </w:rPr>
        <w:t>similar to</w:t>
      </w:r>
      <w:proofErr w:type="gramEnd"/>
      <w:r w:rsidR="00AD4706" w:rsidRPr="000F2751">
        <w:rPr>
          <w:rFonts w:ascii="Times New Roman" w:hAnsi="Times New Roman" w:cs="Times New Roman"/>
          <w:kern w:val="0"/>
        </w:rPr>
        <w:t xml:space="preserve"> our</w:t>
      </w:r>
      <w:r w:rsidR="00DA39B1" w:rsidRPr="000F2751">
        <w:rPr>
          <w:rFonts w:ascii="Times New Roman" w:hAnsi="Times New Roman" w:cs="Times New Roman"/>
          <w:kern w:val="0"/>
        </w:rPr>
        <w:t xml:space="preserve"> study</w:t>
      </w:r>
      <w:r w:rsidR="00AD4706" w:rsidRPr="000F2751">
        <w:rPr>
          <w:rFonts w:ascii="Times New Roman" w:hAnsi="Times New Roman" w:cs="Times New Roman"/>
          <w:kern w:val="0"/>
        </w:rPr>
        <w:t>, reinforcing the consistency of this relationship across multiple NHANES cycles. Our study builds on this foundation by incorporating more recent data and by examining whether socioeconomic and healthcare access factors modify this association.</w:t>
      </w:r>
      <w:r w:rsidR="00F32E83" w:rsidRPr="000F2751">
        <w:rPr>
          <w:rFonts w:ascii="Times New Roman" w:hAnsi="Times New Roman" w:cs="Times New Roman"/>
          <w:kern w:val="0"/>
        </w:rPr>
        <w:t xml:space="preserve"> </w:t>
      </w:r>
    </w:p>
    <w:p w14:paraId="23360B0E" w14:textId="25C4C371" w:rsidR="4B6C67F3" w:rsidRPr="000F2751" w:rsidRDefault="3091E87E" w:rsidP="00986499">
      <w:pPr>
        <w:spacing w:before="240" w:after="240" w:line="360" w:lineRule="auto"/>
        <w:ind w:firstLine="720"/>
        <w:rPr>
          <w:rFonts w:ascii="Times New Roman" w:hAnsi="Times New Roman" w:cs="Times New Roman"/>
        </w:rPr>
      </w:pPr>
      <w:r w:rsidRPr="000F2751">
        <w:rPr>
          <w:rFonts w:ascii="Times New Roman" w:eastAsia="Times New Roman" w:hAnsi="Times New Roman" w:cs="Times New Roman"/>
        </w:rPr>
        <w:t xml:space="preserve">The </w:t>
      </w:r>
      <w:r w:rsidR="2D3C5F8C" w:rsidRPr="000F2751">
        <w:rPr>
          <w:rFonts w:ascii="Times New Roman" w:eastAsia="Times New Roman" w:hAnsi="Times New Roman" w:cs="Times New Roman"/>
        </w:rPr>
        <w:t>results found that the strength of</w:t>
      </w:r>
      <w:r w:rsidRPr="000F2751">
        <w:rPr>
          <w:rFonts w:ascii="Times New Roman" w:eastAsia="Times New Roman" w:hAnsi="Times New Roman" w:cs="Times New Roman"/>
        </w:rPr>
        <w:t xml:space="preserve"> association </w:t>
      </w:r>
      <w:r w:rsidR="0B458F6C" w:rsidRPr="000F2751">
        <w:rPr>
          <w:rFonts w:ascii="Times New Roman" w:eastAsia="Times New Roman" w:hAnsi="Times New Roman" w:cs="Times New Roman"/>
        </w:rPr>
        <w:t xml:space="preserve">was consistent even </w:t>
      </w:r>
      <w:r w:rsidRPr="000F2751">
        <w:rPr>
          <w:rFonts w:ascii="Times New Roman" w:eastAsia="Times New Roman" w:hAnsi="Times New Roman" w:cs="Times New Roman"/>
        </w:rPr>
        <w:t xml:space="preserve">after adjusting for socioeconomic indicators </w:t>
      </w:r>
      <w:r w:rsidR="2FE2A8AD" w:rsidRPr="000F2751">
        <w:rPr>
          <w:rFonts w:ascii="Times New Roman" w:eastAsia="Times New Roman" w:hAnsi="Times New Roman" w:cs="Times New Roman"/>
        </w:rPr>
        <w:t xml:space="preserve">and </w:t>
      </w:r>
      <w:r w:rsidRPr="000F2751">
        <w:rPr>
          <w:rFonts w:ascii="Times New Roman" w:eastAsia="Times New Roman" w:hAnsi="Times New Roman" w:cs="Times New Roman"/>
        </w:rPr>
        <w:t xml:space="preserve">emphasizes the biological impact of PID. Although </w:t>
      </w:r>
      <w:r w:rsidR="47E34E74" w:rsidRPr="000F2751">
        <w:rPr>
          <w:rFonts w:ascii="Times New Roman" w:eastAsia="Times New Roman" w:hAnsi="Times New Roman" w:cs="Times New Roman"/>
        </w:rPr>
        <w:t>socioeconomic dis</w:t>
      </w:r>
      <w:r w:rsidRPr="000F2751">
        <w:rPr>
          <w:rFonts w:ascii="Times New Roman" w:eastAsia="Times New Roman" w:hAnsi="Times New Roman" w:cs="Times New Roman"/>
        </w:rPr>
        <w:t xml:space="preserve">advantage is known to limit access to STI testing, </w:t>
      </w:r>
      <w:r w:rsidR="021DEFE5" w:rsidRPr="000F2751">
        <w:rPr>
          <w:rFonts w:ascii="Times New Roman" w:eastAsia="Times New Roman" w:hAnsi="Times New Roman" w:cs="Times New Roman"/>
        </w:rPr>
        <w:t xml:space="preserve">delay </w:t>
      </w:r>
      <w:r w:rsidRPr="000F2751">
        <w:rPr>
          <w:rFonts w:ascii="Times New Roman" w:eastAsia="Times New Roman" w:hAnsi="Times New Roman" w:cs="Times New Roman"/>
        </w:rPr>
        <w:t>care, and increase risk of untreated infections</w:t>
      </w:r>
      <w:r w:rsidR="4F0D19B6" w:rsidRPr="000F2751">
        <w:rPr>
          <w:rFonts w:ascii="Times New Roman" w:eastAsia="Times New Roman" w:hAnsi="Times New Roman" w:cs="Times New Roman"/>
        </w:rPr>
        <w:t xml:space="preserve">; </w:t>
      </w:r>
      <w:r w:rsidRPr="000F2751">
        <w:rPr>
          <w:rFonts w:ascii="Times New Roman" w:eastAsia="Times New Roman" w:hAnsi="Times New Roman" w:cs="Times New Roman"/>
        </w:rPr>
        <w:t>PID continued to show an independent association with infertility even after these factors were accounted for</w:t>
      </w:r>
      <w:r w:rsidR="0B458F6C" w:rsidRPr="000F2751">
        <w:rPr>
          <w:rFonts w:ascii="Times New Roman" w:eastAsia="Times New Roman" w:hAnsi="Times New Roman" w:cs="Times New Roman"/>
        </w:rPr>
        <w:t xml:space="preserve"> and effect estimates were very similar before and after this </w:t>
      </w:r>
      <w:r w:rsidR="0B458F6C" w:rsidRPr="000F2751">
        <w:rPr>
          <w:rFonts w:ascii="Times New Roman" w:eastAsia="Times New Roman" w:hAnsi="Times New Roman" w:cs="Times New Roman"/>
        </w:rPr>
        <w:lastRenderedPageBreak/>
        <w:t>adjustment</w:t>
      </w:r>
      <w:hyperlink r:id="rId46" w:anchor="R9">
        <w:r w:rsidR="489EDAEE" w:rsidRPr="000F2751">
          <w:rPr>
            <w:rStyle w:val="Hyperlink"/>
            <w:rFonts w:ascii="Times New Roman" w:eastAsia="Times New Roman" w:hAnsi="Times New Roman" w:cs="Times New Roman"/>
            <w:vertAlign w:val="superscript"/>
          </w:rPr>
          <w:t>11</w:t>
        </w:r>
      </w:hyperlink>
      <w:r w:rsidRPr="000F2751">
        <w:rPr>
          <w:rFonts w:ascii="Times New Roman" w:eastAsia="Times New Roman" w:hAnsi="Times New Roman" w:cs="Times New Roman"/>
        </w:rPr>
        <w:t>. This is consistent with literature documenting that once tubal damage has occurred, socioeconomic differences play less of a role in shaping infertility risk</w:t>
      </w:r>
      <w:r w:rsidR="00B54E14" w:rsidRPr="000F2751">
        <w:rPr>
          <w:rFonts w:ascii="Times New Roman" w:eastAsia="Times New Roman" w:hAnsi="Times New Roman" w:cs="Times New Roman"/>
        </w:rPr>
        <w:t xml:space="preserve">. </w:t>
      </w:r>
      <w:r w:rsidR="00B54E14" w:rsidRPr="000F2751">
        <w:rPr>
          <w:rFonts w:ascii="Times New Roman" w:hAnsi="Times New Roman" w:cs="Times New Roman"/>
        </w:rPr>
        <w:t xml:space="preserve">However, it remains important to recognize that socioeconomic barriers, including limited insurance coverage, cost-related delays in seeking care, and reduced access to routine reproductive health services contribute to missed or delayed PID diagnosis. These structural inequities help explain why PID prevalence and its complications remain disproportionately higher in certain populations, underscoring the broader public health implications of the findings. </w:t>
      </w:r>
      <w:r w:rsidRPr="000F2751">
        <w:rPr>
          <w:rFonts w:ascii="Times New Roman" w:eastAsia="Times New Roman" w:hAnsi="Times New Roman" w:cs="Times New Roman"/>
        </w:rPr>
        <w:t>Overall, the findings highlight the continued need for timely STI screening, appropriate PID management, and improved access to reproductive healthcare.</w:t>
      </w:r>
    </w:p>
    <w:p w14:paraId="09E299C3" w14:textId="7FC1DB4C" w:rsidR="2831900E" w:rsidRPr="000F2751" w:rsidRDefault="2831900E" w:rsidP="4B6C67F3">
      <w:pPr>
        <w:spacing w:beforeAutospacing="1" w:afterAutospacing="1"/>
        <w:rPr>
          <w:rFonts w:ascii="Times New Roman" w:hAnsi="Times New Roman" w:cs="Times New Roman"/>
          <w:b/>
          <w:bCs/>
          <w:i/>
          <w:iCs/>
        </w:rPr>
      </w:pPr>
      <w:r w:rsidRPr="000F2751">
        <w:rPr>
          <w:rFonts w:ascii="Times New Roman" w:hAnsi="Times New Roman" w:cs="Times New Roman"/>
          <w:b/>
          <w:bCs/>
          <w:i/>
          <w:iCs/>
        </w:rPr>
        <w:t>Limitations</w:t>
      </w:r>
    </w:p>
    <w:p w14:paraId="4C8217E4" w14:textId="25A1EF7F" w:rsidR="2831900E" w:rsidRDefault="7F3D60F7" w:rsidP="217F5153">
      <w:pPr>
        <w:spacing w:beforeAutospacing="1" w:afterAutospacing="1" w:line="360" w:lineRule="auto"/>
        <w:ind w:firstLine="720"/>
        <w:rPr>
          <w:ins w:id="31" w:author="Daniella Notghi" w:date="2025-11-19T00:00:00Z" w16du:dateUtc="2025-11-19T00:00:13Z"/>
          <w:rFonts w:ascii="Times New Roman" w:hAnsi="Times New Roman" w:cs="Times New Roman"/>
          <w:b/>
          <w:bCs/>
          <w:i/>
          <w:iCs/>
        </w:rPr>
      </w:pPr>
      <w:r w:rsidRPr="000F2751">
        <w:rPr>
          <w:rFonts w:ascii="Times New Roman" w:eastAsia="Times New Roman" w:hAnsi="Times New Roman" w:cs="Times New Roman"/>
        </w:rPr>
        <w:t>Like most research studies, this analysis has limitations. First, the cross-sectional design prevents determination of temporal ordering; although it is biologically plausible that PID preceded infertility, the timing of each event cannot be confirmed. Second, both PID history and infertility were self-reported, which introduces potential recall bias and misclassification.</w:t>
      </w:r>
      <w:r w:rsidR="41FD1B68" w:rsidRPr="000F2751">
        <w:rPr>
          <w:rFonts w:ascii="Times New Roman" w:eastAsia="Times New Roman" w:hAnsi="Times New Roman" w:cs="Times New Roman"/>
        </w:rPr>
        <w:t xml:space="preserve"> </w:t>
      </w:r>
      <w:r w:rsidRPr="000F2751">
        <w:rPr>
          <w:rFonts w:ascii="Times New Roman" w:eastAsia="Times New Roman" w:hAnsi="Times New Roman" w:cs="Times New Roman"/>
        </w:rPr>
        <w:t>Because PID is often asymptomatic, many infections may go undiagnosed, possibly</w:t>
      </w:r>
      <w:r w:rsidRPr="217F5153">
        <w:rPr>
          <w:rFonts w:ascii="Times New Roman" w:eastAsia="Times New Roman" w:hAnsi="Times New Roman" w:cs="Times New Roman"/>
        </w:rPr>
        <w:t xml:space="preserve"> underestimating the true effect. Third, NHANES does not distinguish infertility caused by tubal factor </w:t>
      </w:r>
      <w:r w:rsidR="2D4A7C4E" w:rsidRPr="217F5153">
        <w:rPr>
          <w:rFonts w:ascii="Times New Roman" w:eastAsia="Times New Roman" w:hAnsi="Times New Roman" w:cs="Times New Roman"/>
        </w:rPr>
        <w:t>compared to</w:t>
      </w:r>
      <w:r w:rsidRPr="217F5153">
        <w:rPr>
          <w:rFonts w:ascii="Times New Roman" w:eastAsia="Times New Roman" w:hAnsi="Times New Roman" w:cs="Times New Roman"/>
        </w:rPr>
        <w:t xml:space="preserve"> infertility due to male partners or other medical conditions. As a result, some infertility cases may not be directly attributable to PID. </w:t>
      </w:r>
    </w:p>
    <w:p w14:paraId="64A5CB49" w14:textId="567EF405" w:rsidR="2831900E" w:rsidRDefault="2831900E" w:rsidP="217F5153">
      <w:pPr>
        <w:spacing w:beforeAutospacing="1" w:afterAutospacing="1" w:line="360" w:lineRule="auto"/>
        <w:ind w:firstLine="720"/>
        <w:rPr>
          <w:rFonts w:ascii="Times New Roman" w:hAnsi="Times New Roman" w:cs="Times New Roman"/>
          <w:b/>
          <w:bCs/>
          <w:i/>
          <w:iCs/>
        </w:rPr>
      </w:pPr>
      <w:r w:rsidRPr="217F5153">
        <w:rPr>
          <w:rFonts w:ascii="Times New Roman" w:hAnsi="Times New Roman" w:cs="Times New Roman"/>
          <w:b/>
          <w:bCs/>
          <w:i/>
          <w:iCs/>
        </w:rPr>
        <w:t>Strengths</w:t>
      </w:r>
    </w:p>
    <w:p w14:paraId="4DE94755" w14:textId="6C827425" w:rsidR="61077935" w:rsidRDefault="61077935">
      <w:pPr>
        <w:spacing w:beforeAutospacing="1" w:afterAutospacing="1" w:line="360" w:lineRule="auto"/>
        <w:ind w:firstLine="720"/>
        <w:rPr>
          <w:rFonts w:ascii="Times New Roman" w:hAnsi="Times New Roman" w:cs="Times New Roman"/>
          <w:b/>
          <w:bCs/>
        </w:rPr>
        <w:pPrChange w:id="32" w:author="Daniella Notghi" w:date="2025-11-19T00:00:00Z">
          <w:pPr>
            <w:spacing w:beforeAutospacing="1" w:afterAutospacing="1" w:line="360" w:lineRule="auto"/>
          </w:pPr>
        </w:pPrChange>
      </w:pPr>
      <w:r w:rsidRPr="217F5153">
        <w:rPr>
          <w:rFonts w:ascii="Times New Roman" w:eastAsia="Times New Roman" w:hAnsi="Times New Roman" w:cs="Times New Roman"/>
        </w:rPr>
        <w:t>Despite these limitations, the study has several strengths. NHANES provides high-quality, nationally representative data, enhancing generalizability to U.S. women aged 18–59. The reproductive health questionnaire uses standardized measures of infertility, which improves consistency across participants. The analysis applied survey weights to ensure nationally representative population estimates and correct variance estimation. Additionally, multiple adjusted models were used to examine the robustness of associations, and unweighted models were run for sensitivity analyses, yielding consistent results. This strengthens confidence in the observed relationship. Importantly, this study contributes to contemporary evidence during a period in which PID surveillance data have been limited, particularly in the years surrounding the COVID-19 pandemic.</w:t>
      </w:r>
    </w:p>
    <w:p w14:paraId="2BB5E569" w14:textId="2182A02B" w:rsidR="2831900E" w:rsidRDefault="2831900E" w:rsidP="4B6C67F3">
      <w:pPr>
        <w:spacing w:beforeAutospacing="1" w:afterAutospacing="1"/>
        <w:rPr>
          <w:rFonts w:ascii="Times New Roman" w:hAnsi="Times New Roman" w:cs="Times New Roman"/>
          <w:b/>
          <w:bCs/>
        </w:rPr>
      </w:pPr>
      <w:r w:rsidRPr="4B6C67F3">
        <w:rPr>
          <w:rFonts w:ascii="Times New Roman" w:hAnsi="Times New Roman" w:cs="Times New Roman"/>
          <w:b/>
          <w:bCs/>
          <w:i/>
          <w:iCs/>
        </w:rPr>
        <w:lastRenderedPageBreak/>
        <w:t>Conclusion</w:t>
      </w:r>
    </w:p>
    <w:p w14:paraId="345B4827" w14:textId="4140E66B" w:rsidR="4B6C67F3" w:rsidRDefault="47975595" w:rsidP="1C9D8A1B">
      <w:pPr>
        <w:spacing w:beforeAutospacing="1" w:afterAutospacing="1" w:line="360" w:lineRule="auto"/>
        <w:ind w:firstLine="720"/>
        <w:rPr>
          <w:rFonts w:ascii="Times New Roman" w:hAnsi="Times New Roman" w:cs="Times New Roman"/>
        </w:rPr>
      </w:pPr>
      <w:r w:rsidRPr="1C9D8A1B">
        <w:rPr>
          <w:rFonts w:ascii="Times New Roman" w:eastAsia="Times New Roman" w:hAnsi="Times New Roman" w:cs="Times New Roman"/>
        </w:rPr>
        <w:t xml:space="preserve">Overall, this study provides evidence that women with a history of PID have significantly greater odds of infertility compared to those without PID, even after adjusting for demographic, socioeconomic, and healthcare access factors. These findings reinforce the importance of early detection and treatment of sexually transmitted infections to prevent PID and its long-term reproductive consequences. Public health strategies that expand STI screening, improve partner treatment services, and reduce socioeconomic barriers to care may help prevent infertility stemming from untreated PID. </w:t>
      </w:r>
      <w:r w:rsidR="00382571" w:rsidRPr="00382571">
        <w:rPr>
          <w:rStyle w:val="Strong"/>
          <w:rFonts w:ascii="Times New Roman" w:hAnsi="Times New Roman" w:cs="Times New Roman"/>
          <w:b w:val="0"/>
          <w:bCs w:val="0"/>
        </w:rPr>
        <w:t>Because contemporary U.S. population–level data linking PID and infertility remain limited, this study helps fill an important gap by providing updated, nationally representative estimates of this association</w:t>
      </w:r>
      <w:hyperlink r:id="rId47" w:history="1">
        <w:r w:rsidR="00382571" w:rsidRPr="00382571">
          <w:rPr>
            <w:rStyle w:val="Hyperlink"/>
            <w:rFonts w:ascii="Times New Roman" w:hAnsi="Times New Roman" w:cs="Times New Roman"/>
            <w:vertAlign w:val="superscript"/>
          </w:rPr>
          <w:t>15</w:t>
        </w:r>
      </w:hyperlink>
      <w:r w:rsidR="00382571" w:rsidRPr="00382571">
        <w:rPr>
          <w:rStyle w:val="Strong"/>
          <w:rFonts w:ascii="Times New Roman" w:hAnsi="Times New Roman" w:cs="Times New Roman"/>
          <w:b w:val="0"/>
          <w:bCs w:val="0"/>
        </w:rPr>
        <w:t>.</w:t>
      </w:r>
      <w:r w:rsidR="00382571">
        <w:t xml:space="preserve"> </w:t>
      </w:r>
      <w:r w:rsidRPr="1C9D8A1B">
        <w:rPr>
          <w:rFonts w:ascii="Times New Roman" w:eastAsia="Times New Roman" w:hAnsi="Times New Roman" w:cs="Times New Roman"/>
        </w:rPr>
        <w:t>Future research should include longitudinal studies with clinical confirmation of PID and detailed infertility etiologies to better understand causal pathways and develop targeted interventions</w:t>
      </w:r>
      <w:r w:rsidRPr="00F63BDE">
        <w:rPr>
          <w:rFonts w:ascii="Times New Roman" w:eastAsia="Times New Roman" w:hAnsi="Times New Roman" w:cs="Times New Roman"/>
        </w:rPr>
        <w:t xml:space="preserve">. </w:t>
      </w:r>
      <w:r w:rsidR="00E20A81" w:rsidRPr="00E20A81">
        <w:rPr>
          <w:rFonts w:ascii="Times New Roman" w:hAnsi="Times New Roman" w:cs="Times New Roman"/>
          <w:color w:val="000000"/>
        </w:rPr>
        <w:t>Clinical diagnosis of PID is still imprecise because there is no widely adopted, minimally invasive “gold standard” of detecting this disease besides laparoscopy</w:t>
      </w:r>
      <w:hyperlink r:id="rId48" w:history="1">
        <w:r w:rsidR="00E20A81" w:rsidRPr="00E20A81">
          <w:rPr>
            <w:rFonts w:ascii="Times New Roman" w:hAnsi="Times New Roman" w:cs="Times New Roman"/>
            <w:color w:val="467886"/>
            <w:u w:val="single"/>
            <w:vertAlign w:val="superscript"/>
          </w:rPr>
          <w:t>15</w:t>
        </w:r>
      </w:hyperlink>
      <w:r w:rsidR="00E20A81" w:rsidRPr="00E20A81">
        <w:rPr>
          <w:rFonts w:ascii="Times New Roman" w:hAnsi="Times New Roman" w:cs="Times New Roman"/>
          <w:color w:val="000000"/>
        </w:rPr>
        <w:t>. This is inconvenient to many individuals seeking PID care due to the high cost because of anesthesia involvement and its invasiveness. Additionally, due to the lack of a solid diagnosis routine, the disease is frequently missed and causes women to live with the disease for many years, resulting in infertility</w:t>
      </w:r>
      <w:hyperlink r:id="rId49" w:history="1">
        <w:r w:rsidR="00E20A81" w:rsidRPr="00E20A81">
          <w:rPr>
            <w:rFonts w:ascii="Times New Roman" w:hAnsi="Times New Roman" w:cs="Times New Roman"/>
            <w:color w:val="467886"/>
            <w:u w:val="single"/>
            <w:vertAlign w:val="superscript"/>
          </w:rPr>
          <w:t>15</w:t>
        </w:r>
      </w:hyperlink>
      <w:r w:rsidR="00E20A81" w:rsidRPr="00E20A81">
        <w:rPr>
          <w:rFonts w:ascii="Times New Roman" w:hAnsi="Times New Roman" w:cs="Times New Roman"/>
          <w:color w:val="000000"/>
        </w:rPr>
        <w:t>. Researchers and providers should focus on solidifying an affordable and early detecting diagnosis plan for women to avoid the increasing rates of PID associated with infertility.</w:t>
      </w:r>
      <w:r w:rsidR="00E20A81" w:rsidRPr="00E20A81">
        <w:rPr>
          <w:color w:val="000000"/>
        </w:rPr>
        <w:t xml:space="preserve"> </w:t>
      </w:r>
      <w:r w:rsidR="00F63BDE" w:rsidRPr="00F63BDE">
        <w:rPr>
          <w:rFonts w:ascii="Times New Roman" w:hAnsi="Times New Roman" w:cs="Times New Roman"/>
        </w:rPr>
        <w:t>Additionally, research is needed to evaluate whether improved diagnostic tools, broader antimicrobial regimens, and more effective partner management strategies can reduce not only acute PID but also downstream infertility, particularly among women facing socioeconomic barriers to timely</w:t>
      </w:r>
      <w:r w:rsidR="00DE32E7">
        <w:rPr>
          <w:rFonts w:ascii="Times New Roman" w:hAnsi="Times New Roman" w:cs="Times New Roman"/>
        </w:rPr>
        <w:t xml:space="preserve"> </w:t>
      </w:r>
      <w:r w:rsidR="00F63BDE" w:rsidRPr="00F63BDE">
        <w:rPr>
          <w:rFonts w:ascii="Times New Roman" w:hAnsi="Times New Roman" w:cs="Times New Roman"/>
        </w:rPr>
        <w:t>care</w:t>
      </w:r>
      <w:hyperlink r:id="rId50" w:history="1">
        <w:r w:rsidR="00F63BDE" w:rsidRPr="00BF22B7">
          <w:rPr>
            <w:rStyle w:val="Hyperlink"/>
            <w:rFonts w:ascii="Times New Roman" w:hAnsi="Times New Roman" w:cs="Times New Roman"/>
            <w:vertAlign w:val="superscript"/>
          </w:rPr>
          <w:t>15</w:t>
        </w:r>
      </w:hyperlink>
      <w:r w:rsidR="00F63BDE" w:rsidRPr="00F63BDE">
        <w:rPr>
          <w:rFonts w:ascii="Times New Roman" w:hAnsi="Times New Roman" w:cs="Times New Roman"/>
        </w:rPr>
        <w:t>.</w:t>
      </w:r>
      <w:r w:rsidR="00DE32E7">
        <w:rPr>
          <w:rFonts w:ascii="Times New Roman" w:hAnsi="Times New Roman" w:cs="Times New Roman"/>
        </w:rPr>
        <w:t xml:space="preserve"> </w:t>
      </w:r>
      <w:r w:rsidRPr="1C9D8A1B">
        <w:rPr>
          <w:rFonts w:ascii="Times New Roman" w:eastAsia="Times New Roman" w:hAnsi="Times New Roman" w:cs="Times New Roman"/>
        </w:rPr>
        <w:t>Strengthening reproductive healthcare access and prioritizing prevention efforts may ultimately help reduce the burden of preventable infertility among U.S. women.</w:t>
      </w:r>
    </w:p>
    <w:p w14:paraId="71153647" w14:textId="2D11B346" w:rsidR="006A197D" w:rsidRPr="00F002DC" w:rsidRDefault="35768A84" w:rsidP="00F002DC">
      <w:pPr>
        <w:spacing w:before="100" w:beforeAutospacing="1" w:after="100" w:afterAutospacing="1"/>
        <w:rPr>
          <w:rFonts w:ascii="Times New Roman" w:hAnsi="Times New Roman" w:cs="Times New Roman"/>
          <w:b/>
          <w:bCs/>
        </w:rPr>
      </w:pPr>
      <w:r w:rsidRPr="4B6C67F3">
        <w:rPr>
          <w:rFonts w:ascii="Times New Roman" w:hAnsi="Times New Roman" w:cs="Times New Roman"/>
          <w:b/>
          <w:bCs/>
        </w:rPr>
        <w:t>Lay Summary</w:t>
      </w:r>
    </w:p>
    <w:p w14:paraId="66ED9F73" w14:textId="08F5FDED" w:rsidR="4B6C67F3" w:rsidRDefault="35FE6DEC" w:rsidP="1C9D8A1B">
      <w:pPr>
        <w:spacing w:before="240" w:after="240" w:line="360" w:lineRule="auto"/>
        <w:ind w:firstLine="720"/>
        <w:rPr>
          <w:rFonts w:ascii="Times New Roman" w:eastAsia="Times New Roman" w:hAnsi="Times New Roman" w:cs="Times New Roman"/>
        </w:rPr>
      </w:pPr>
      <w:r w:rsidRPr="1C9D8A1B">
        <w:rPr>
          <w:rFonts w:ascii="Times New Roman" w:eastAsia="Times New Roman" w:hAnsi="Times New Roman" w:cs="Times New Roman"/>
        </w:rPr>
        <w:t xml:space="preserve">Pelvic inflammatory disease (PID) is an infection of the female reproductive organs that can cause long-term health problems, including infertility. This project used national survey data from U.S. women ages 18–59 to examine whether women who had ever been diagnosed with PID were more likely to experience infertility. Infertility was defined as trying to become pregnant for at least one year without success. The study included more than 2,800 women and </w:t>
      </w:r>
      <w:r w:rsidRPr="1C9D8A1B">
        <w:rPr>
          <w:rFonts w:ascii="Times New Roman" w:eastAsia="Times New Roman" w:hAnsi="Times New Roman" w:cs="Times New Roman"/>
        </w:rPr>
        <w:lastRenderedPageBreak/>
        <w:t>compared infertility rates between those with and without a history of PID. Women who had previously been told they had PID were almost twice as likely to report infertility compared to women without PID. This pattern remained even after accounting for age, race/ethnicity, income level, health insurance, and access to regular medical care. These findings highlight the importance of early testing and treatment for sexually transmitted infections, which can prevent PID and reduce the risk of infertility later in life.</w:t>
      </w:r>
    </w:p>
    <w:p w14:paraId="20D79B18" w14:textId="5FEF5FC8" w:rsidR="4B6C67F3" w:rsidRDefault="4B6C67F3" w:rsidP="4B6C67F3">
      <w:pPr>
        <w:jc w:val="center"/>
        <w:rPr>
          <w:rFonts w:ascii="Times New Roman" w:hAnsi="Times New Roman" w:cs="Times New Roman"/>
        </w:rPr>
      </w:pPr>
    </w:p>
    <w:p w14:paraId="7194DF01" w14:textId="77777777" w:rsidR="00367303" w:rsidRDefault="00367303" w:rsidP="45A72675">
      <w:pPr>
        <w:jc w:val="center"/>
        <w:rPr>
          <w:rFonts w:ascii="Times New Roman" w:hAnsi="Times New Roman" w:cs="Times New Roman"/>
        </w:rPr>
      </w:pPr>
    </w:p>
    <w:p w14:paraId="579DEDAB" w14:textId="77777777" w:rsidR="00367303" w:rsidRDefault="00367303" w:rsidP="45A72675">
      <w:pPr>
        <w:jc w:val="center"/>
        <w:rPr>
          <w:rFonts w:ascii="Times New Roman" w:hAnsi="Times New Roman" w:cs="Times New Roman"/>
        </w:rPr>
      </w:pPr>
    </w:p>
    <w:p w14:paraId="671096E5" w14:textId="77777777" w:rsidR="00367303" w:rsidRDefault="00367303" w:rsidP="45A72675">
      <w:pPr>
        <w:jc w:val="center"/>
        <w:rPr>
          <w:rFonts w:ascii="Times New Roman" w:hAnsi="Times New Roman" w:cs="Times New Roman"/>
        </w:rPr>
      </w:pPr>
    </w:p>
    <w:p w14:paraId="13F3FFF0" w14:textId="77777777" w:rsidR="00367303" w:rsidRDefault="00367303" w:rsidP="45A72675">
      <w:pPr>
        <w:jc w:val="center"/>
        <w:rPr>
          <w:rFonts w:ascii="Times New Roman" w:hAnsi="Times New Roman" w:cs="Times New Roman"/>
        </w:rPr>
      </w:pPr>
    </w:p>
    <w:p w14:paraId="4630C10D" w14:textId="77777777" w:rsidR="00367303" w:rsidRDefault="00367303" w:rsidP="45A72675">
      <w:pPr>
        <w:jc w:val="center"/>
        <w:rPr>
          <w:rFonts w:ascii="Times New Roman" w:hAnsi="Times New Roman" w:cs="Times New Roman"/>
        </w:rPr>
      </w:pPr>
    </w:p>
    <w:p w14:paraId="3AA075B8" w14:textId="77777777" w:rsidR="00367303" w:rsidRDefault="00367303" w:rsidP="45A72675">
      <w:pPr>
        <w:jc w:val="center"/>
        <w:rPr>
          <w:rFonts w:ascii="Times New Roman" w:hAnsi="Times New Roman" w:cs="Times New Roman"/>
        </w:rPr>
      </w:pPr>
    </w:p>
    <w:p w14:paraId="41AE4A95" w14:textId="77777777" w:rsidR="00367303" w:rsidRDefault="00367303" w:rsidP="45A72675">
      <w:pPr>
        <w:jc w:val="center"/>
        <w:rPr>
          <w:rFonts w:ascii="Times New Roman" w:hAnsi="Times New Roman" w:cs="Times New Roman"/>
        </w:rPr>
      </w:pPr>
    </w:p>
    <w:p w14:paraId="25943E16" w14:textId="77777777" w:rsidR="00367303" w:rsidRDefault="00367303" w:rsidP="45A72675">
      <w:pPr>
        <w:jc w:val="center"/>
        <w:rPr>
          <w:rFonts w:ascii="Times New Roman" w:hAnsi="Times New Roman" w:cs="Times New Roman"/>
        </w:rPr>
      </w:pPr>
    </w:p>
    <w:p w14:paraId="05B3B59B" w14:textId="77777777" w:rsidR="00367303" w:rsidRDefault="00367303" w:rsidP="45A72675">
      <w:pPr>
        <w:jc w:val="center"/>
        <w:rPr>
          <w:rFonts w:ascii="Times New Roman" w:hAnsi="Times New Roman" w:cs="Times New Roman"/>
        </w:rPr>
      </w:pPr>
    </w:p>
    <w:p w14:paraId="7CEC9487" w14:textId="77777777" w:rsidR="00367303" w:rsidRDefault="00367303" w:rsidP="45A72675">
      <w:pPr>
        <w:jc w:val="center"/>
        <w:rPr>
          <w:rFonts w:ascii="Times New Roman" w:hAnsi="Times New Roman" w:cs="Times New Roman"/>
        </w:rPr>
      </w:pPr>
    </w:p>
    <w:p w14:paraId="5D5720DA" w14:textId="77777777" w:rsidR="00D9327B" w:rsidRDefault="00D9327B" w:rsidP="002A7C59">
      <w:pPr>
        <w:rPr>
          <w:rFonts w:ascii="Times New Roman" w:hAnsi="Times New Roman" w:cs="Times New Roman"/>
        </w:rPr>
      </w:pPr>
    </w:p>
    <w:p w14:paraId="2BE76A99" w14:textId="77777777" w:rsidR="00D9327B" w:rsidRDefault="00D9327B" w:rsidP="00BF22B7">
      <w:pPr>
        <w:rPr>
          <w:rFonts w:ascii="Times New Roman" w:hAnsi="Times New Roman" w:cs="Times New Roman"/>
        </w:rPr>
      </w:pPr>
    </w:p>
    <w:p w14:paraId="346EEB2C" w14:textId="77777777" w:rsidR="007951BD" w:rsidRDefault="007951BD" w:rsidP="00BF22B7">
      <w:pPr>
        <w:rPr>
          <w:rFonts w:ascii="Times New Roman" w:hAnsi="Times New Roman" w:cs="Times New Roman"/>
        </w:rPr>
      </w:pPr>
    </w:p>
    <w:p w14:paraId="35DD543E" w14:textId="77777777" w:rsidR="007951BD" w:rsidRDefault="007951BD" w:rsidP="00BF22B7">
      <w:pPr>
        <w:rPr>
          <w:rFonts w:ascii="Times New Roman" w:hAnsi="Times New Roman" w:cs="Times New Roman"/>
        </w:rPr>
      </w:pPr>
    </w:p>
    <w:p w14:paraId="1696E880" w14:textId="77777777" w:rsidR="007951BD" w:rsidRDefault="007951BD" w:rsidP="00BF22B7">
      <w:pPr>
        <w:rPr>
          <w:rFonts w:ascii="Times New Roman" w:hAnsi="Times New Roman" w:cs="Times New Roman"/>
        </w:rPr>
      </w:pPr>
    </w:p>
    <w:p w14:paraId="6D9DFCC0" w14:textId="77777777" w:rsidR="007951BD" w:rsidRDefault="007951BD" w:rsidP="00BF22B7">
      <w:pPr>
        <w:rPr>
          <w:rFonts w:ascii="Times New Roman" w:hAnsi="Times New Roman" w:cs="Times New Roman"/>
        </w:rPr>
      </w:pPr>
    </w:p>
    <w:p w14:paraId="62C465A1" w14:textId="77777777" w:rsidR="007951BD" w:rsidRDefault="007951BD" w:rsidP="00BF22B7">
      <w:pPr>
        <w:rPr>
          <w:rFonts w:ascii="Times New Roman" w:hAnsi="Times New Roman" w:cs="Times New Roman"/>
        </w:rPr>
      </w:pPr>
    </w:p>
    <w:p w14:paraId="5E1FFC61" w14:textId="77777777" w:rsidR="007951BD" w:rsidRDefault="007951BD" w:rsidP="00BF22B7">
      <w:pPr>
        <w:rPr>
          <w:rFonts w:ascii="Times New Roman" w:hAnsi="Times New Roman" w:cs="Times New Roman"/>
        </w:rPr>
      </w:pPr>
    </w:p>
    <w:p w14:paraId="0F58E75C" w14:textId="77777777" w:rsidR="007951BD" w:rsidRDefault="007951BD" w:rsidP="00BF22B7">
      <w:pPr>
        <w:rPr>
          <w:rFonts w:ascii="Times New Roman" w:hAnsi="Times New Roman" w:cs="Times New Roman"/>
        </w:rPr>
      </w:pPr>
    </w:p>
    <w:p w14:paraId="6BFBC3CD" w14:textId="77777777" w:rsidR="007951BD" w:rsidRPr="00BF22B7" w:rsidRDefault="007951BD" w:rsidP="00BF22B7">
      <w:pPr>
        <w:rPr>
          <w:rFonts w:ascii="Times New Roman" w:hAnsi="Times New Roman" w:cs="Times New Roman"/>
        </w:rPr>
      </w:pPr>
    </w:p>
    <w:p w14:paraId="38D952A0" w14:textId="55FB7C96" w:rsidR="001470AB" w:rsidRPr="00BF22B7" w:rsidRDefault="03BB812D" w:rsidP="45A72675">
      <w:pPr>
        <w:jc w:val="center"/>
        <w:rPr>
          <w:rFonts w:ascii="Times New Roman" w:hAnsi="Times New Roman" w:cs="Times New Roman"/>
        </w:rPr>
      </w:pPr>
      <w:r w:rsidRPr="00BF22B7">
        <w:rPr>
          <w:rFonts w:ascii="Times New Roman" w:hAnsi="Times New Roman" w:cs="Times New Roman"/>
        </w:rPr>
        <w:lastRenderedPageBreak/>
        <w:t>Citations:</w:t>
      </w:r>
    </w:p>
    <w:p w14:paraId="4D7FC898" w14:textId="32983091" w:rsidR="17428D00" w:rsidRPr="00BF22B7" w:rsidRDefault="4B1E0FA2" w:rsidP="1C9D8A1B">
      <w:pPr>
        <w:pStyle w:val="ListParagraph"/>
        <w:numPr>
          <w:ilvl w:val="0"/>
          <w:numId w:val="1"/>
        </w:numPr>
        <w:spacing w:before="240" w:after="240"/>
        <w:rPr>
          <w:rFonts w:ascii="Times New Roman" w:eastAsia="Times" w:hAnsi="Times New Roman" w:cs="Times New Roman"/>
        </w:rPr>
      </w:pPr>
      <w:r w:rsidRPr="00BF22B7">
        <w:rPr>
          <w:rFonts w:ascii="Times New Roman" w:eastAsia="Times" w:hAnsi="Times New Roman" w:cs="Times New Roman"/>
          <w:i/>
          <w:iCs/>
        </w:rPr>
        <w:t>Pelvic inflammatory disease (PID)</w:t>
      </w:r>
      <w:r w:rsidRPr="00BF22B7">
        <w:rPr>
          <w:rFonts w:ascii="Times New Roman" w:eastAsia="Times" w:hAnsi="Times New Roman" w:cs="Times New Roman"/>
        </w:rPr>
        <w:t>. Cleveland Clinic. (2025, June 2).</w:t>
      </w:r>
      <w:r w:rsidR="59BC1CAF" w:rsidRPr="00BF22B7">
        <w:rPr>
          <w:rFonts w:ascii="Times New Roman" w:eastAsia="Times" w:hAnsi="Times New Roman" w:cs="Times New Roman"/>
        </w:rPr>
        <w:t xml:space="preserve"> </w:t>
      </w:r>
      <w:hyperlink r:id="rId51">
        <w:r w:rsidRPr="00BF22B7">
          <w:rPr>
            <w:rStyle w:val="Hyperlink"/>
            <w:rFonts w:ascii="Times New Roman" w:eastAsia="Times" w:hAnsi="Times New Roman" w:cs="Times New Roman"/>
          </w:rPr>
          <w:t>https://my.clevelandclinic.org/health/diseases/9129-pelvic-inflammatory-disease-pid</w:t>
        </w:r>
      </w:hyperlink>
    </w:p>
    <w:p w14:paraId="68825B6C" w14:textId="754E4519" w:rsidR="17428D00" w:rsidRPr="00BF22B7" w:rsidRDefault="760B5EA5" w:rsidP="1C9D8A1B">
      <w:pPr>
        <w:pStyle w:val="ListParagraph"/>
        <w:numPr>
          <w:ilvl w:val="0"/>
          <w:numId w:val="1"/>
        </w:numPr>
        <w:spacing w:before="240" w:after="240"/>
        <w:rPr>
          <w:rFonts w:ascii="Times New Roman" w:eastAsia="Times New Roman" w:hAnsi="Times New Roman" w:cs="Times New Roman"/>
        </w:rPr>
      </w:pPr>
      <w:r w:rsidRPr="00BF22B7">
        <w:rPr>
          <w:rFonts w:ascii="Times New Roman" w:eastAsia="Times New Roman" w:hAnsi="Times New Roman" w:cs="Times New Roman"/>
        </w:rPr>
        <w:t xml:space="preserve">Kreisel, K. M., </w:t>
      </w:r>
      <w:proofErr w:type="spellStart"/>
      <w:r w:rsidRPr="00BF22B7">
        <w:rPr>
          <w:rFonts w:ascii="Times New Roman" w:eastAsia="Times New Roman" w:hAnsi="Times New Roman" w:cs="Times New Roman"/>
        </w:rPr>
        <w:t>Llata</w:t>
      </w:r>
      <w:proofErr w:type="spellEnd"/>
      <w:r w:rsidRPr="00BF22B7">
        <w:rPr>
          <w:rFonts w:ascii="Times New Roman" w:eastAsia="Times New Roman" w:hAnsi="Times New Roman" w:cs="Times New Roman"/>
        </w:rPr>
        <w:t xml:space="preserve">, E., </w:t>
      </w:r>
      <w:proofErr w:type="spellStart"/>
      <w:r w:rsidRPr="00BF22B7">
        <w:rPr>
          <w:rFonts w:ascii="Times New Roman" w:eastAsia="Times New Roman" w:hAnsi="Times New Roman" w:cs="Times New Roman"/>
        </w:rPr>
        <w:t>Haderxhanaj</w:t>
      </w:r>
      <w:proofErr w:type="spellEnd"/>
      <w:r w:rsidRPr="00BF22B7">
        <w:rPr>
          <w:rFonts w:ascii="Times New Roman" w:eastAsia="Times New Roman" w:hAnsi="Times New Roman" w:cs="Times New Roman"/>
        </w:rPr>
        <w:t xml:space="preserve">, L., Pearson, W. S., Tao, G., Wiesenfeld, H. C., &amp; Torrone, E. A. (2021, August 16). </w:t>
      </w:r>
      <w:r w:rsidRPr="00BF22B7">
        <w:rPr>
          <w:rFonts w:ascii="Times New Roman" w:eastAsia="Times New Roman" w:hAnsi="Times New Roman" w:cs="Times New Roman"/>
          <w:i/>
          <w:iCs/>
        </w:rPr>
        <w:t>The burden of and trends in pelvic inflammatory disease in the United States, 2006-2016</w:t>
      </w:r>
      <w:r w:rsidRPr="00BF22B7">
        <w:rPr>
          <w:rFonts w:ascii="Times New Roman" w:eastAsia="Times New Roman" w:hAnsi="Times New Roman" w:cs="Times New Roman"/>
        </w:rPr>
        <w:t xml:space="preserve">. The Journal of infectious diseases. </w:t>
      </w:r>
      <w:hyperlink r:id="rId52">
        <w:r w:rsidRPr="00BF22B7">
          <w:rPr>
            <w:rStyle w:val="Hyperlink"/>
            <w:rFonts w:ascii="Times New Roman" w:eastAsia="Times New Roman" w:hAnsi="Times New Roman" w:cs="Times New Roman"/>
          </w:rPr>
          <w:t>https://pmc.ncbi.nlm.nih.gov/articles/PMC10243492/</w:t>
        </w:r>
      </w:hyperlink>
    </w:p>
    <w:p w14:paraId="5531A399" w14:textId="63EABAB6" w:rsidR="17428D00" w:rsidRPr="00BF22B7" w:rsidRDefault="674D2E0A" w:rsidP="1C9D8A1B">
      <w:pPr>
        <w:pStyle w:val="ListParagraph"/>
        <w:numPr>
          <w:ilvl w:val="0"/>
          <w:numId w:val="1"/>
        </w:numPr>
        <w:spacing w:before="240" w:after="240"/>
        <w:rPr>
          <w:rFonts w:ascii="Times New Roman" w:eastAsia="Times New Roman" w:hAnsi="Times New Roman" w:cs="Times New Roman"/>
        </w:rPr>
      </w:pPr>
      <w:proofErr w:type="spellStart"/>
      <w:r w:rsidRPr="00BF22B7">
        <w:rPr>
          <w:rFonts w:ascii="Times New Roman" w:eastAsia="Times New Roman" w:hAnsi="Times New Roman" w:cs="Times New Roman"/>
        </w:rPr>
        <w:t>Anyalechi</w:t>
      </w:r>
      <w:proofErr w:type="spellEnd"/>
      <w:r w:rsidRPr="00BF22B7">
        <w:rPr>
          <w:rFonts w:ascii="Times New Roman" w:eastAsia="Times New Roman" w:hAnsi="Times New Roman" w:cs="Times New Roman"/>
        </w:rPr>
        <w:t xml:space="preserve">, G. E., Hong, J., Kreisel, K., Torrone, E., Boulet, S., </w:t>
      </w:r>
      <w:proofErr w:type="spellStart"/>
      <w:r w:rsidRPr="00BF22B7">
        <w:rPr>
          <w:rFonts w:ascii="Times New Roman" w:eastAsia="Times New Roman" w:hAnsi="Times New Roman" w:cs="Times New Roman"/>
        </w:rPr>
        <w:t>Gorwitz</w:t>
      </w:r>
      <w:proofErr w:type="spellEnd"/>
      <w:r w:rsidRPr="00BF22B7">
        <w:rPr>
          <w:rFonts w:ascii="Times New Roman" w:eastAsia="Times New Roman" w:hAnsi="Times New Roman" w:cs="Times New Roman"/>
        </w:rPr>
        <w:t xml:space="preserve">, R., Kirkcaldy, R. D., &amp; Bernstein, K. (2019, July). </w:t>
      </w:r>
      <w:r w:rsidRPr="00BF22B7">
        <w:rPr>
          <w:rFonts w:ascii="Times New Roman" w:eastAsia="Times New Roman" w:hAnsi="Times New Roman" w:cs="Times New Roman"/>
          <w:i/>
          <w:iCs/>
        </w:rPr>
        <w:t>Self-reported infertility and associated pelvic inflammatory disease among women of reproductive age-national health and nutrition examination survey, United States, 2013-2016</w:t>
      </w:r>
      <w:r w:rsidRPr="00BF22B7">
        <w:rPr>
          <w:rFonts w:ascii="Times New Roman" w:eastAsia="Times New Roman" w:hAnsi="Times New Roman" w:cs="Times New Roman"/>
        </w:rPr>
        <w:t xml:space="preserve">. Sexually transmitted diseases. </w:t>
      </w:r>
      <w:hyperlink r:id="rId53" w:anchor="R1">
        <w:r w:rsidRPr="00BF22B7">
          <w:rPr>
            <w:rStyle w:val="Hyperlink"/>
            <w:rFonts w:ascii="Times New Roman" w:eastAsia="Times New Roman" w:hAnsi="Times New Roman" w:cs="Times New Roman"/>
          </w:rPr>
          <w:t>https://pmc.ncbi.nlm.nih.gov/articles/PMC6579036/#R1</w:t>
        </w:r>
      </w:hyperlink>
      <w:r w:rsidRPr="00BF22B7">
        <w:rPr>
          <w:rFonts w:ascii="Times New Roman" w:eastAsia="Times New Roman" w:hAnsi="Times New Roman" w:cs="Times New Roman"/>
        </w:rPr>
        <w:t xml:space="preserve"> </w:t>
      </w:r>
    </w:p>
    <w:p w14:paraId="347BA6DF" w14:textId="545FFBD7" w:rsidR="7A85A2A0" w:rsidRPr="00BF22B7" w:rsidRDefault="7A85A2A0" w:rsidP="1C9D8A1B">
      <w:pPr>
        <w:pStyle w:val="ListParagraph"/>
        <w:numPr>
          <w:ilvl w:val="0"/>
          <w:numId w:val="1"/>
        </w:numPr>
        <w:rPr>
          <w:rFonts w:ascii="Times New Roman" w:eastAsia="Times New Roman" w:hAnsi="Times New Roman" w:cs="Times New Roman"/>
        </w:rPr>
      </w:pPr>
      <w:r w:rsidRPr="00BF22B7">
        <w:rPr>
          <w:rFonts w:ascii="Times New Roman" w:eastAsia="Times New Roman" w:hAnsi="Times New Roman" w:cs="Times New Roman"/>
        </w:rPr>
        <w:t xml:space="preserve">Centers for Disease Control and Prevention. (2025, March 17). </w:t>
      </w:r>
      <w:proofErr w:type="spellStart"/>
      <w:r w:rsidRPr="00BF22B7">
        <w:rPr>
          <w:rFonts w:ascii="Times New Roman" w:eastAsia="Times New Roman" w:hAnsi="Times New Roman" w:cs="Times New Roman"/>
          <w:i/>
          <w:iCs/>
        </w:rPr>
        <w:t>FastStats</w:t>
      </w:r>
      <w:proofErr w:type="spellEnd"/>
      <w:r w:rsidRPr="00BF22B7">
        <w:rPr>
          <w:rFonts w:ascii="Times New Roman" w:eastAsia="Times New Roman" w:hAnsi="Times New Roman" w:cs="Times New Roman"/>
          <w:i/>
          <w:iCs/>
        </w:rPr>
        <w:t xml:space="preserve"> - infertility</w:t>
      </w:r>
      <w:r w:rsidRPr="00BF22B7">
        <w:rPr>
          <w:rFonts w:ascii="Times New Roman" w:eastAsia="Times New Roman" w:hAnsi="Times New Roman" w:cs="Times New Roman"/>
        </w:rPr>
        <w:t xml:space="preserve">. Centers for Disease Control and Prevention. </w:t>
      </w:r>
      <w:hyperlink r:id="rId54">
        <w:r w:rsidRPr="00BF22B7">
          <w:rPr>
            <w:rStyle w:val="Hyperlink"/>
            <w:rFonts w:ascii="Times New Roman" w:eastAsia="Times New Roman" w:hAnsi="Times New Roman" w:cs="Times New Roman"/>
          </w:rPr>
          <w:t>https://www.cdc.gov/nchs/fastats/infertility.htm</w:t>
        </w:r>
      </w:hyperlink>
    </w:p>
    <w:p w14:paraId="488A184E" w14:textId="1045B2B4" w:rsidR="7A85A2A0" w:rsidRPr="00BF22B7" w:rsidRDefault="7A85A2A0" w:rsidP="1C9D8A1B">
      <w:pPr>
        <w:pStyle w:val="ListParagraph"/>
        <w:numPr>
          <w:ilvl w:val="0"/>
          <w:numId w:val="1"/>
        </w:numPr>
        <w:rPr>
          <w:rFonts w:ascii="Times New Roman" w:eastAsia="Times New Roman" w:hAnsi="Times New Roman" w:cs="Times New Roman"/>
        </w:rPr>
      </w:pPr>
      <w:r w:rsidRPr="00BF22B7">
        <w:rPr>
          <w:rFonts w:ascii="Times New Roman" w:eastAsia="Times New Roman" w:hAnsi="Times New Roman" w:cs="Times New Roman"/>
          <w:i/>
          <w:iCs/>
        </w:rPr>
        <w:t>Tubal factor infertility (fallopian tube obstruction)</w:t>
      </w:r>
      <w:r w:rsidRPr="00BF22B7">
        <w:rPr>
          <w:rFonts w:ascii="Times New Roman" w:eastAsia="Times New Roman" w:hAnsi="Times New Roman" w:cs="Times New Roman"/>
        </w:rPr>
        <w:t xml:space="preserve">. </w:t>
      </w:r>
      <w:proofErr w:type="spellStart"/>
      <w:r w:rsidRPr="00BF22B7">
        <w:rPr>
          <w:rFonts w:ascii="Times New Roman" w:eastAsia="Times New Roman" w:hAnsi="Times New Roman" w:cs="Times New Roman"/>
        </w:rPr>
        <w:t>ColumbiaDoctors</w:t>
      </w:r>
      <w:proofErr w:type="spellEnd"/>
      <w:r w:rsidRPr="00BF22B7">
        <w:rPr>
          <w:rFonts w:ascii="Times New Roman" w:eastAsia="Times New Roman" w:hAnsi="Times New Roman" w:cs="Times New Roman"/>
        </w:rPr>
        <w:t xml:space="preserve">. (2021, July 1). </w:t>
      </w:r>
      <w:hyperlink r:id="rId55">
        <w:r w:rsidRPr="00BF22B7">
          <w:rPr>
            <w:rStyle w:val="Hyperlink"/>
            <w:rFonts w:ascii="Times New Roman" w:eastAsia="Times New Roman" w:hAnsi="Times New Roman" w:cs="Times New Roman"/>
          </w:rPr>
          <w:t>https://www.columbiadoctors.org/treatments-conditions/tubal-factor-infertility-fallopian-tube-obstruction</w:t>
        </w:r>
      </w:hyperlink>
    </w:p>
    <w:p w14:paraId="2AB85994" w14:textId="5D759859" w:rsidR="1C9D8A1B" w:rsidRPr="00BF22B7" w:rsidRDefault="20AB7783" w:rsidP="1C9D8A1B">
      <w:pPr>
        <w:pStyle w:val="ListParagraph"/>
        <w:numPr>
          <w:ilvl w:val="0"/>
          <w:numId w:val="1"/>
        </w:numPr>
        <w:rPr>
          <w:rFonts w:ascii="Times New Roman" w:eastAsia="Times New Roman" w:hAnsi="Times New Roman" w:cs="Times New Roman"/>
        </w:rPr>
      </w:pPr>
      <w:r w:rsidRPr="00BF22B7">
        <w:rPr>
          <w:rFonts w:ascii="Times New Roman" w:eastAsia="Times New Roman" w:hAnsi="Times New Roman" w:cs="Times New Roman"/>
        </w:rPr>
        <w:t xml:space="preserve">Wiesenfeld, H. C., Hillier, S. L., Meyn, L. A., </w:t>
      </w:r>
      <w:proofErr w:type="spellStart"/>
      <w:r w:rsidRPr="00BF22B7">
        <w:rPr>
          <w:rFonts w:ascii="Times New Roman" w:eastAsia="Times New Roman" w:hAnsi="Times New Roman" w:cs="Times New Roman"/>
        </w:rPr>
        <w:t>Amortegui</w:t>
      </w:r>
      <w:proofErr w:type="spellEnd"/>
      <w:r w:rsidRPr="00BF22B7">
        <w:rPr>
          <w:rFonts w:ascii="Times New Roman" w:eastAsia="Times New Roman" w:hAnsi="Times New Roman" w:cs="Times New Roman"/>
        </w:rPr>
        <w:t xml:space="preserve">, A. J., &amp; Sweet, R. L. (2012, July). </w:t>
      </w:r>
      <w:r w:rsidRPr="00BF22B7">
        <w:rPr>
          <w:rFonts w:ascii="Times New Roman" w:eastAsia="Times New Roman" w:hAnsi="Times New Roman" w:cs="Times New Roman"/>
          <w:i/>
          <w:iCs/>
        </w:rPr>
        <w:t xml:space="preserve">Subclinical pelvic inflammatory disease and </w:t>
      </w:r>
      <w:proofErr w:type="gramStart"/>
      <w:r w:rsidRPr="00BF22B7">
        <w:rPr>
          <w:rFonts w:ascii="Times New Roman" w:eastAsia="Times New Roman" w:hAnsi="Times New Roman" w:cs="Times New Roman"/>
          <w:i/>
          <w:iCs/>
        </w:rPr>
        <w:t>infertility :</w:t>
      </w:r>
      <w:proofErr w:type="gramEnd"/>
      <w:r w:rsidRPr="00BF22B7">
        <w:rPr>
          <w:rFonts w:ascii="Times New Roman" w:eastAsia="Times New Roman" w:hAnsi="Times New Roman" w:cs="Times New Roman"/>
          <w:i/>
          <w:iCs/>
        </w:rPr>
        <w:t xml:space="preserve"> Obstetrics &amp; Gynecology</w:t>
      </w:r>
      <w:r w:rsidRPr="00BF22B7">
        <w:rPr>
          <w:rFonts w:ascii="Times New Roman" w:eastAsia="Times New Roman" w:hAnsi="Times New Roman" w:cs="Times New Roman"/>
        </w:rPr>
        <w:t xml:space="preserve">. American College of Obstetricians &amp; Gynecology. </w:t>
      </w:r>
      <w:hyperlink r:id="rId56">
        <w:r w:rsidRPr="00BF22B7">
          <w:rPr>
            <w:rStyle w:val="Hyperlink"/>
            <w:rFonts w:ascii="Times New Roman" w:eastAsia="Times New Roman" w:hAnsi="Times New Roman" w:cs="Times New Roman"/>
          </w:rPr>
          <w:t>https://journals.lww.com/greenjournal/abstract/2012/07000/subclinical_pelvic_inflammatory_disease_and.9.aspx</w:t>
        </w:r>
      </w:hyperlink>
    </w:p>
    <w:p w14:paraId="738C340D" w14:textId="5ECDD765" w:rsidR="1C9D8A1B" w:rsidRPr="00BF22B7" w:rsidRDefault="036A812D" w:rsidP="1C9D8A1B">
      <w:pPr>
        <w:pStyle w:val="ListParagraph"/>
        <w:numPr>
          <w:ilvl w:val="0"/>
          <w:numId w:val="1"/>
        </w:numPr>
        <w:rPr>
          <w:rFonts w:ascii="Times New Roman" w:eastAsia="Times New Roman" w:hAnsi="Times New Roman" w:cs="Times New Roman"/>
        </w:rPr>
      </w:pPr>
      <w:r w:rsidRPr="00BF22B7">
        <w:rPr>
          <w:rFonts w:ascii="Times New Roman" w:eastAsia="Times New Roman" w:hAnsi="Times New Roman" w:cs="Times New Roman"/>
        </w:rPr>
        <w:t xml:space="preserve">Apgar, B. (1999, March 15). </w:t>
      </w:r>
      <w:r w:rsidRPr="00BF22B7">
        <w:rPr>
          <w:rFonts w:ascii="Times New Roman" w:eastAsia="Times New Roman" w:hAnsi="Times New Roman" w:cs="Times New Roman"/>
          <w:i/>
          <w:iCs/>
        </w:rPr>
        <w:t>Diagnosing PID: Comparing ultrasound, MRI, laparoscopy</w:t>
      </w:r>
      <w:r w:rsidRPr="00BF22B7">
        <w:rPr>
          <w:rFonts w:ascii="Times New Roman" w:eastAsia="Times New Roman" w:hAnsi="Times New Roman" w:cs="Times New Roman"/>
        </w:rPr>
        <w:t xml:space="preserve">. American Family Physician. </w:t>
      </w:r>
      <w:hyperlink r:id="rId57">
        <w:r w:rsidRPr="00BF22B7">
          <w:rPr>
            <w:rStyle w:val="Hyperlink"/>
            <w:rFonts w:ascii="Times New Roman" w:eastAsia="Times New Roman" w:hAnsi="Times New Roman" w:cs="Times New Roman"/>
          </w:rPr>
          <w:t>https://www.aafp.org/pubs/afp/issues/1999/0315/p1656.html</w:t>
        </w:r>
      </w:hyperlink>
    </w:p>
    <w:p w14:paraId="144066C6" w14:textId="4D85AB20" w:rsidR="008408F5" w:rsidRPr="008408F5" w:rsidRDefault="008408F5" w:rsidP="008408F5">
      <w:pPr>
        <w:pStyle w:val="ListParagraph"/>
        <w:numPr>
          <w:ilvl w:val="0"/>
          <w:numId w:val="1"/>
        </w:numPr>
        <w:spacing w:before="240" w:after="240"/>
      </w:pPr>
      <w:r w:rsidRPr="008408F5">
        <w:rPr>
          <w:rFonts w:ascii="Times New Roman" w:eastAsia="Times New Roman" w:hAnsi="Times New Roman" w:cs="Times New Roman"/>
        </w:rPr>
        <w:t xml:space="preserve">Pavletic, A. J., </w:t>
      </w:r>
      <w:proofErr w:type="spellStart"/>
      <w:r w:rsidRPr="008408F5">
        <w:rPr>
          <w:rFonts w:ascii="Times New Roman" w:eastAsia="Times New Roman" w:hAnsi="Times New Roman" w:cs="Times New Roman"/>
        </w:rPr>
        <w:t>Wölner</w:t>
      </w:r>
      <w:proofErr w:type="spellEnd"/>
      <w:r w:rsidRPr="008408F5">
        <w:rPr>
          <w:rFonts w:ascii="Times New Roman" w:eastAsia="Times New Roman" w:hAnsi="Times New Roman" w:cs="Times New Roman"/>
        </w:rPr>
        <w:t xml:space="preserve">-Hanssen, P., Paavonen, J., Hawes, S. E., &amp; Eschenbach, D. A. (1999). </w:t>
      </w:r>
      <w:r w:rsidRPr="008408F5">
        <w:rPr>
          <w:rFonts w:ascii="Times New Roman" w:eastAsia="Times New Roman" w:hAnsi="Times New Roman" w:cs="Times New Roman"/>
          <w:i/>
          <w:iCs/>
        </w:rPr>
        <w:t>Infertility following pelvic inflammatory disease</w:t>
      </w:r>
      <w:r w:rsidRPr="008408F5">
        <w:rPr>
          <w:rFonts w:ascii="Times New Roman" w:eastAsia="Times New Roman" w:hAnsi="Times New Roman" w:cs="Times New Roman"/>
        </w:rPr>
        <w:t xml:space="preserve">. Infectious diseases in obstetrics and gynecology. </w:t>
      </w:r>
      <w:hyperlink r:id="rId58">
        <w:r w:rsidRPr="008408F5">
          <w:rPr>
            <w:rStyle w:val="Hyperlink"/>
            <w:rFonts w:ascii="Times New Roman" w:eastAsia="Times New Roman" w:hAnsi="Times New Roman" w:cs="Times New Roman"/>
          </w:rPr>
          <w:t>https://pubmed.ncbi.nlm.nih.gov/10371473</w:t>
        </w:r>
      </w:hyperlink>
      <w:r w:rsidRPr="008408F5">
        <w:rPr>
          <w:rFonts w:ascii="Times New Roman" w:eastAsia="Times New Roman" w:hAnsi="Times New Roman" w:cs="Times New Roman"/>
        </w:rPr>
        <w:t xml:space="preserve"> </w:t>
      </w:r>
    </w:p>
    <w:p w14:paraId="755ED614" w14:textId="5BDEFA97" w:rsidR="17428D00" w:rsidRPr="00BF22B7" w:rsidRDefault="6FE24E6F" w:rsidP="56D79A11">
      <w:pPr>
        <w:pStyle w:val="ListParagraph"/>
        <w:numPr>
          <w:ilvl w:val="0"/>
          <w:numId w:val="1"/>
        </w:numPr>
        <w:spacing w:before="240" w:after="240"/>
        <w:rPr>
          <w:rFonts w:ascii="Times New Roman" w:eastAsia="Times New Roman" w:hAnsi="Times New Roman" w:cs="Times New Roman"/>
        </w:rPr>
      </w:pPr>
      <w:r w:rsidRPr="00BF22B7">
        <w:rPr>
          <w:rFonts w:ascii="Times New Roman" w:eastAsia="Times New Roman" w:hAnsi="Times New Roman" w:cs="Times New Roman"/>
        </w:rPr>
        <w:t xml:space="preserve">Rein, D. B., Kassler, W. J., Irwin, K. L., &amp; </w:t>
      </w:r>
      <w:proofErr w:type="spellStart"/>
      <w:r w:rsidRPr="00BF22B7">
        <w:rPr>
          <w:rFonts w:ascii="Times New Roman" w:eastAsia="Times New Roman" w:hAnsi="Times New Roman" w:cs="Times New Roman"/>
        </w:rPr>
        <w:t>Rabiee</w:t>
      </w:r>
      <w:proofErr w:type="spellEnd"/>
      <w:r w:rsidRPr="00BF22B7">
        <w:rPr>
          <w:rFonts w:ascii="Times New Roman" w:eastAsia="Times New Roman" w:hAnsi="Times New Roman" w:cs="Times New Roman"/>
        </w:rPr>
        <w:t xml:space="preserve">, L. (2000, March). </w:t>
      </w:r>
      <w:r w:rsidRPr="00BF22B7">
        <w:rPr>
          <w:rFonts w:ascii="Times New Roman" w:eastAsia="Times New Roman" w:hAnsi="Times New Roman" w:cs="Times New Roman"/>
          <w:i/>
          <w:iCs/>
        </w:rPr>
        <w:t>Direct medical cost of pelvic inflammatory disease and its sequelae: Decreasing, but still substantial</w:t>
      </w:r>
      <w:r w:rsidRPr="00BF22B7">
        <w:rPr>
          <w:rFonts w:ascii="Times New Roman" w:eastAsia="Times New Roman" w:hAnsi="Times New Roman" w:cs="Times New Roman"/>
        </w:rPr>
        <w:t xml:space="preserve">. Obstetrics and gynecology. </w:t>
      </w:r>
      <w:hyperlink r:id="rId59">
        <w:r w:rsidRPr="00BF22B7">
          <w:rPr>
            <w:rStyle w:val="Hyperlink"/>
            <w:rFonts w:ascii="Times New Roman" w:eastAsia="Times New Roman" w:hAnsi="Times New Roman" w:cs="Times New Roman"/>
          </w:rPr>
          <w:t>https://pubmed.ncbi.nlm.nih.gov/10711551/</w:t>
        </w:r>
      </w:hyperlink>
    </w:p>
    <w:p w14:paraId="17A908E4" w14:textId="0A11132D" w:rsidR="17428D00" w:rsidRPr="00BF22B7" w:rsidRDefault="2307938D" w:rsidP="56D79A11">
      <w:pPr>
        <w:pStyle w:val="ListParagraph"/>
        <w:numPr>
          <w:ilvl w:val="0"/>
          <w:numId w:val="1"/>
        </w:numPr>
        <w:spacing w:before="240" w:after="240"/>
        <w:rPr>
          <w:rFonts w:ascii="Times New Roman" w:eastAsia="Times New Roman" w:hAnsi="Times New Roman" w:cs="Times New Roman"/>
        </w:rPr>
      </w:pPr>
      <w:r w:rsidRPr="00BF22B7">
        <w:rPr>
          <w:rFonts w:ascii="Times New Roman" w:eastAsia="Times New Roman" w:hAnsi="Times New Roman" w:cs="Times New Roman"/>
        </w:rPr>
        <w:t xml:space="preserve">Lee, L. K., </w:t>
      </w:r>
      <w:proofErr w:type="spellStart"/>
      <w:r w:rsidRPr="00BF22B7">
        <w:rPr>
          <w:rFonts w:ascii="Times New Roman" w:eastAsia="Times New Roman" w:hAnsi="Times New Roman" w:cs="Times New Roman"/>
        </w:rPr>
        <w:t>Monuteaux</w:t>
      </w:r>
      <w:proofErr w:type="spellEnd"/>
      <w:r w:rsidRPr="00BF22B7">
        <w:rPr>
          <w:rFonts w:ascii="Times New Roman" w:eastAsia="Times New Roman" w:hAnsi="Times New Roman" w:cs="Times New Roman"/>
        </w:rPr>
        <w:t xml:space="preserve">, M. C., &amp; Galbraith, A. A. (2020, March). </w:t>
      </w:r>
      <w:r w:rsidRPr="00BF22B7">
        <w:rPr>
          <w:rFonts w:ascii="Times New Roman" w:eastAsia="Times New Roman" w:hAnsi="Times New Roman" w:cs="Times New Roman"/>
          <w:i/>
          <w:iCs/>
        </w:rPr>
        <w:t>Women and healthcare affordability after the ACA</w:t>
      </w:r>
      <w:r w:rsidRPr="00BF22B7">
        <w:rPr>
          <w:rFonts w:ascii="Times New Roman" w:eastAsia="Times New Roman" w:hAnsi="Times New Roman" w:cs="Times New Roman"/>
        </w:rPr>
        <w:t xml:space="preserve">. Journal of general internal medicine. </w:t>
      </w:r>
      <w:hyperlink r:id="rId60">
        <w:r w:rsidRPr="00BF22B7">
          <w:rPr>
            <w:rStyle w:val="Hyperlink"/>
            <w:rFonts w:ascii="Times New Roman" w:eastAsia="Times New Roman" w:hAnsi="Times New Roman" w:cs="Times New Roman"/>
          </w:rPr>
          <w:t>https://pmc.ncbi.nlm.nih.gov/articles/PMC7080875/</w:t>
        </w:r>
      </w:hyperlink>
    </w:p>
    <w:p w14:paraId="54B18824" w14:textId="5C4AABF3" w:rsidR="17428D00" w:rsidRPr="00BF22B7" w:rsidRDefault="06F23FBC" w:rsidP="56D79A11">
      <w:pPr>
        <w:pStyle w:val="ListParagraph"/>
        <w:numPr>
          <w:ilvl w:val="0"/>
          <w:numId w:val="1"/>
        </w:numPr>
        <w:spacing w:before="240" w:after="240"/>
        <w:rPr>
          <w:rFonts w:ascii="Times New Roman" w:eastAsia="Times New Roman" w:hAnsi="Times New Roman" w:cs="Times New Roman"/>
        </w:rPr>
      </w:pPr>
      <w:r w:rsidRPr="00BF22B7">
        <w:rPr>
          <w:rFonts w:ascii="Times New Roman" w:eastAsia="Times New Roman" w:hAnsi="Times New Roman" w:cs="Times New Roman"/>
        </w:rPr>
        <w:t xml:space="preserve">Wang, R., Carson, K. A., Sao, S. S., &amp; Coleman, J. S. (2023, October 1). </w:t>
      </w:r>
      <w:r w:rsidRPr="00BF22B7">
        <w:rPr>
          <w:rFonts w:ascii="Times New Roman" w:eastAsia="Times New Roman" w:hAnsi="Times New Roman" w:cs="Times New Roman"/>
          <w:i/>
          <w:iCs/>
        </w:rPr>
        <w:t>Association of neighborhood economic status and race with developing pelvic inflammatory disease after sexually transmitted infections</w:t>
      </w:r>
      <w:r w:rsidRPr="00BF22B7">
        <w:rPr>
          <w:rFonts w:ascii="Times New Roman" w:eastAsia="Times New Roman" w:hAnsi="Times New Roman" w:cs="Times New Roman"/>
        </w:rPr>
        <w:t xml:space="preserve">. Obstetrics and gynecology. </w:t>
      </w:r>
      <w:hyperlink r:id="rId61" w:anchor="R6">
        <w:r w:rsidRPr="00BF22B7">
          <w:rPr>
            <w:rStyle w:val="Hyperlink"/>
            <w:rFonts w:ascii="Times New Roman" w:eastAsia="Times New Roman" w:hAnsi="Times New Roman" w:cs="Times New Roman"/>
          </w:rPr>
          <w:t>https://pmc.ncbi.nlm.nih.gov/articles/PMC10510783/#R6</w:t>
        </w:r>
      </w:hyperlink>
    </w:p>
    <w:p w14:paraId="454F95B1" w14:textId="00B157EC" w:rsidR="17428D00" w:rsidRPr="00BF22B7" w:rsidRDefault="06F23FBC" w:rsidP="004D5958">
      <w:pPr>
        <w:pStyle w:val="ListParagraph"/>
        <w:numPr>
          <w:ilvl w:val="0"/>
          <w:numId w:val="1"/>
        </w:numPr>
        <w:spacing w:before="240" w:after="0"/>
        <w:rPr>
          <w:rFonts w:ascii="Times New Roman" w:eastAsia="Times New Roman" w:hAnsi="Times New Roman" w:cs="Times New Roman"/>
        </w:rPr>
      </w:pPr>
      <w:r w:rsidRPr="00BF22B7">
        <w:rPr>
          <w:rFonts w:ascii="Times New Roman" w:eastAsia="Times New Roman" w:hAnsi="Times New Roman" w:cs="Times New Roman"/>
        </w:rPr>
        <w:lastRenderedPageBreak/>
        <w:t xml:space="preserve">Chen, X., Liang, J., Yang, Q., Huang, J., Li, L., &amp; Deng, K. (2023, December 19). </w:t>
      </w:r>
      <w:r w:rsidRPr="00BF22B7">
        <w:rPr>
          <w:rFonts w:ascii="Times New Roman" w:eastAsia="Times New Roman" w:hAnsi="Times New Roman" w:cs="Times New Roman"/>
          <w:i/>
          <w:iCs/>
        </w:rPr>
        <w:t>Age affects the association between socioeconomic status and infertility: A cross-sectional study - BMC Women’s health</w:t>
      </w:r>
      <w:r w:rsidRPr="00BF22B7">
        <w:rPr>
          <w:rFonts w:ascii="Times New Roman" w:eastAsia="Times New Roman" w:hAnsi="Times New Roman" w:cs="Times New Roman"/>
        </w:rPr>
        <w:t xml:space="preserve">. SpringerLink. </w:t>
      </w:r>
      <w:hyperlink r:id="rId62">
        <w:r w:rsidRPr="00BF22B7">
          <w:rPr>
            <w:rStyle w:val="Hyperlink"/>
            <w:rFonts w:ascii="Times New Roman" w:eastAsia="Times New Roman" w:hAnsi="Times New Roman" w:cs="Times New Roman"/>
          </w:rPr>
          <w:t>https://link.springer.com/article/10.1186/s12905-023-02680-x</w:t>
        </w:r>
      </w:hyperlink>
    </w:p>
    <w:p w14:paraId="40B6080F" w14:textId="194F622E" w:rsidR="17428D00" w:rsidRPr="004D5958" w:rsidRDefault="004D5958" w:rsidP="004D5958">
      <w:pPr>
        <w:pStyle w:val="NormalWeb"/>
        <w:numPr>
          <w:ilvl w:val="0"/>
          <w:numId w:val="1"/>
        </w:numPr>
        <w:spacing w:before="0" w:beforeAutospacing="0" w:after="0" w:afterAutospacing="0"/>
      </w:pPr>
      <w:r>
        <w:t xml:space="preserve">Szucs, L. E., </w:t>
      </w:r>
      <w:proofErr w:type="spellStart"/>
      <w:r>
        <w:t>Pampati</w:t>
      </w:r>
      <w:proofErr w:type="spellEnd"/>
      <w:r>
        <w:t xml:space="preserve">, S., Li, J., Copen, C. E., Young, E., Leonard, S., &amp; Carman-McClanahan, M. N. (2023, April 28). </w:t>
      </w:r>
      <w:r>
        <w:rPr>
          <w:i/>
          <w:iCs/>
        </w:rPr>
        <w:t>Morbidity and Mortality Weekly Report Supplement / Vol. 72 / no. 1</w:t>
      </w:r>
      <w:r>
        <w:t xml:space="preserve">. CDC. https://www.cdc.gov/mmwr/volumes/72/su/pdfs/su7201-h.pdf </w:t>
      </w:r>
    </w:p>
    <w:p w14:paraId="581BD598" w14:textId="48B236F0" w:rsidR="17428D00" w:rsidRPr="00BF22B7" w:rsidRDefault="158F7CB3" w:rsidP="004D5958">
      <w:pPr>
        <w:pStyle w:val="ListParagraph"/>
        <w:numPr>
          <w:ilvl w:val="0"/>
          <w:numId w:val="1"/>
        </w:numPr>
        <w:spacing w:after="240"/>
        <w:rPr>
          <w:rFonts w:ascii="Times New Roman" w:eastAsia="Times New Roman" w:hAnsi="Times New Roman" w:cs="Times New Roman"/>
        </w:rPr>
      </w:pPr>
      <w:r w:rsidRPr="00BF22B7">
        <w:rPr>
          <w:rFonts w:ascii="Times New Roman" w:eastAsia="Times New Roman" w:hAnsi="Times New Roman" w:cs="Times New Roman"/>
        </w:rPr>
        <w:t xml:space="preserve">Lehto, A., Susi, A., Prabhakar, S., Chokshi, B., </w:t>
      </w:r>
      <w:proofErr w:type="spellStart"/>
      <w:proofErr w:type="gramStart"/>
      <w:r w:rsidRPr="00BF22B7">
        <w:rPr>
          <w:rFonts w:ascii="Times New Roman" w:eastAsia="Times New Roman" w:hAnsi="Times New Roman" w:cs="Times New Roman"/>
        </w:rPr>
        <w:t>Rajnik</w:t>
      </w:r>
      <w:proofErr w:type="spellEnd"/>
      <w:r w:rsidRPr="00BF22B7">
        <w:rPr>
          <w:rFonts w:ascii="Times New Roman" w:eastAsia="Times New Roman" w:hAnsi="Times New Roman" w:cs="Times New Roman"/>
        </w:rPr>
        <w:t xml:space="preserve"> ,</w:t>
      </w:r>
      <w:proofErr w:type="gramEnd"/>
      <w:r w:rsidRPr="00BF22B7">
        <w:rPr>
          <w:rFonts w:ascii="Times New Roman" w:eastAsia="Times New Roman" w:hAnsi="Times New Roman" w:cs="Times New Roman"/>
        </w:rPr>
        <w:t xml:space="preserve"> M., Nylund , C., &amp; Brown, J. (2025, January 16). </w:t>
      </w:r>
      <w:r w:rsidRPr="00BF22B7">
        <w:rPr>
          <w:rFonts w:ascii="Times New Roman" w:eastAsia="Times New Roman" w:hAnsi="Times New Roman" w:cs="Times New Roman"/>
          <w:i/>
          <w:iCs/>
        </w:rPr>
        <w:t>Impact of the COVID-19 pandemic on Chlamydia, gonorrhea, and pelvic inflammatory disease encounters in a United States uniformed service female beneficiary population</w:t>
      </w:r>
      <w:r w:rsidRPr="00BF22B7">
        <w:rPr>
          <w:rFonts w:ascii="Times New Roman" w:eastAsia="Times New Roman" w:hAnsi="Times New Roman" w:cs="Times New Roman"/>
        </w:rPr>
        <w:t xml:space="preserve">. </w:t>
      </w:r>
      <w:proofErr w:type="spellStart"/>
      <w:r w:rsidRPr="00BF22B7">
        <w:rPr>
          <w:rFonts w:ascii="Times New Roman" w:eastAsia="Times New Roman" w:hAnsi="Times New Roman" w:cs="Times New Roman"/>
        </w:rPr>
        <w:t>Pubmed</w:t>
      </w:r>
      <w:proofErr w:type="spellEnd"/>
      <w:r w:rsidRPr="00BF22B7">
        <w:rPr>
          <w:rFonts w:ascii="Times New Roman" w:eastAsia="Times New Roman" w:hAnsi="Times New Roman" w:cs="Times New Roman"/>
        </w:rPr>
        <w:t xml:space="preserve">. </w:t>
      </w:r>
      <w:hyperlink r:id="rId63">
        <w:r w:rsidRPr="00BF22B7">
          <w:rPr>
            <w:rStyle w:val="Hyperlink"/>
            <w:rFonts w:ascii="Times New Roman" w:eastAsia="Times New Roman" w:hAnsi="Times New Roman" w:cs="Times New Roman"/>
          </w:rPr>
          <w:t>https://pubmed.ncbi.nlm.nih.gov/39269326/</w:t>
        </w:r>
      </w:hyperlink>
    </w:p>
    <w:p w14:paraId="7BD47D52" w14:textId="02437A6D" w:rsidR="17428D00" w:rsidRPr="00BF22B7" w:rsidRDefault="525C461B" w:rsidP="56D79A11">
      <w:pPr>
        <w:pStyle w:val="ListParagraph"/>
        <w:numPr>
          <w:ilvl w:val="0"/>
          <w:numId w:val="1"/>
        </w:numPr>
        <w:spacing w:before="240" w:after="240"/>
        <w:rPr>
          <w:rFonts w:ascii="Times New Roman" w:eastAsia="Times New Roman" w:hAnsi="Times New Roman" w:cs="Times New Roman"/>
        </w:rPr>
      </w:pPr>
      <w:r w:rsidRPr="00BF22B7">
        <w:rPr>
          <w:rFonts w:ascii="Times New Roman" w:eastAsia="Times New Roman" w:hAnsi="Times New Roman" w:cs="Times New Roman"/>
        </w:rPr>
        <w:t xml:space="preserve">Darville, T. (2013, October). </w:t>
      </w:r>
      <w:r w:rsidRPr="00BF22B7">
        <w:rPr>
          <w:rFonts w:ascii="Times New Roman" w:eastAsia="Times New Roman" w:hAnsi="Times New Roman" w:cs="Times New Roman"/>
          <w:i/>
          <w:iCs/>
        </w:rPr>
        <w:t>Pelvic inflammatory disease: Identifying research gaps--proceedings of a workshop sponsored by Department of Health and Human Services/National Institutes of Health/National Institute of Allergy and Infectious Diseases, November 3-4, 2011</w:t>
      </w:r>
      <w:r w:rsidRPr="00BF22B7">
        <w:rPr>
          <w:rFonts w:ascii="Times New Roman" w:eastAsia="Times New Roman" w:hAnsi="Times New Roman" w:cs="Times New Roman"/>
        </w:rPr>
        <w:t xml:space="preserve">. </w:t>
      </w:r>
      <w:proofErr w:type="spellStart"/>
      <w:r w:rsidRPr="00BF22B7">
        <w:rPr>
          <w:rFonts w:ascii="Times New Roman" w:eastAsia="Times New Roman" w:hAnsi="Times New Roman" w:cs="Times New Roman"/>
        </w:rPr>
        <w:t>Pubmed</w:t>
      </w:r>
      <w:proofErr w:type="spellEnd"/>
      <w:r w:rsidRPr="00BF22B7">
        <w:rPr>
          <w:rFonts w:ascii="Times New Roman" w:eastAsia="Times New Roman" w:hAnsi="Times New Roman" w:cs="Times New Roman"/>
        </w:rPr>
        <w:t xml:space="preserve"> Central. </w:t>
      </w:r>
      <w:hyperlink r:id="rId64">
        <w:r w:rsidRPr="00BF22B7">
          <w:rPr>
            <w:rStyle w:val="Hyperlink"/>
            <w:rFonts w:ascii="Times New Roman" w:eastAsia="Times New Roman" w:hAnsi="Times New Roman" w:cs="Times New Roman"/>
          </w:rPr>
          <w:t>https://pmc.ncbi.nlm.nih.gov/articles/PMC5911392/</w:t>
        </w:r>
      </w:hyperlink>
    </w:p>
    <w:p w14:paraId="7A233BDD" w14:textId="080BE23A" w:rsidR="17428D00" w:rsidRPr="00BF22B7" w:rsidRDefault="674D2E0A" w:rsidP="56D79A11">
      <w:pPr>
        <w:pStyle w:val="ListParagraph"/>
        <w:numPr>
          <w:ilvl w:val="0"/>
          <w:numId w:val="1"/>
        </w:numPr>
        <w:spacing w:before="240" w:after="240"/>
        <w:rPr>
          <w:rFonts w:ascii="Times New Roman" w:eastAsia="Times New Roman" w:hAnsi="Times New Roman" w:cs="Times New Roman"/>
        </w:rPr>
      </w:pPr>
      <w:r w:rsidRPr="00BF22B7">
        <w:rPr>
          <w:rFonts w:ascii="Times New Roman" w:eastAsia="Times New Roman" w:hAnsi="Times New Roman" w:cs="Times New Roman"/>
        </w:rPr>
        <w:t xml:space="preserve">Centers for Disease Control and Prevention. (2024, December 18). </w:t>
      </w:r>
      <w:r w:rsidRPr="00BF22B7">
        <w:rPr>
          <w:rFonts w:ascii="Times New Roman" w:eastAsia="Times New Roman" w:hAnsi="Times New Roman" w:cs="Times New Roman"/>
          <w:i/>
          <w:iCs/>
        </w:rPr>
        <w:t xml:space="preserve">About </w:t>
      </w:r>
      <w:proofErr w:type="spellStart"/>
      <w:r w:rsidRPr="00BF22B7">
        <w:rPr>
          <w:rFonts w:ascii="Times New Roman" w:eastAsia="Times New Roman" w:hAnsi="Times New Roman" w:cs="Times New Roman"/>
          <w:i/>
          <w:iCs/>
        </w:rPr>
        <w:t>nhanes</w:t>
      </w:r>
      <w:proofErr w:type="spellEnd"/>
      <w:r w:rsidRPr="00BF22B7">
        <w:rPr>
          <w:rFonts w:ascii="Times New Roman" w:eastAsia="Times New Roman" w:hAnsi="Times New Roman" w:cs="Times New Roman"/>
        </w:rPr>
        <w:t xml:space="preserve">. Centers for Disease Control and Prevention. </w:t>
      </w:r>
      <w:hyperlink r:id="rId65">
        <w:r w:rsidRPr="00BF22B7">
          <w:rPr>
            <w:rStyle w:val="Hyperlink"/>
            <w:rFonts w:ascii="Times New Roman" w:eastAsia="Times New Roman" w:hAnsi="Times New Roman" w:cs="Times New Roman"/>
          </w:rPr>
          <w:t>https://www.cdc.gov/nchs/nhanes/about/index.html</w:t>
        </w:r>
      </w:hyperlink>
      <w:r w:rsidRPr="00BF22B7">
        <w:rPr>
          <w:rFonts w:ascii="Times New Roman" w:eastAsia="Times New Roman" w:hAnsi="Times New Roman" w:cs="Times New Roman"/>
        </w:rPr>
        <w:t xml:space="preserve"> </w:t>
      </w:r>
    </w:p>
    <w:p w14:paraId="502D0C30" w14:textId="4EF3573D" w:rsidR="469C9FF5" w:rsidRPr="00BF22B7" w:rsidRDefault="469C9FF5" w:rsidP="56D79A11">
      <w:pPr>
        <w:pStyle w:val="ListParagraph"/>
        <w:numPr>
          <w:ilvl w:val="0"/>
          <w:numId w:val="1"/>
        </w:numPr>
        <w:rPr>
          <w:rFonts w:ascii="Times New Roman" w:eastAsia="Times New Roman" w:hAnsi="Times New Roman" w:cs="Times New Roman"/>
        </w:rPr>
      </w:pPr>
      <w:r w:rsidRPr="00BF22B7">
        <w:rPr>
          <w:rFonts w:ascii="Times New Roman" w:eastAsia="Times New Roman" w:hAnsi="Times New Roman" w:cs="Times New Roman"/>
        </w:rPr>
        <w:t xml:space="preserve">U.S. Department of Health and Human Services. (2017, January 31). </w:t>
      </w:r>
      <w:r w:rsidRPr="00BF22B7">
        <w:rPr>
          <w:rFonts w:ascii="Times New Roman" w:eastAsia="Times New Roman" w:hAnsi="Times New Roman" w:cs="Times New Roman"/>
          <w:i/>
          <w:iCs/>
        </w:rPr>
        <w:t xml:space="preserve">What age-related factors may be involved with infertility in females and </w:t>
      </w:r>
      <w:proofErr w:type="gramStart"/>
      <w:r w:rsidRPr="00BF22B7">
        <w:rPr>
          <w:rFonts w:ascii="Times New Roman" w:eastAsia="Times New Roman" w:hAnsi="Times New Roman" w:cs="Times New Roman"/>
          <w:i/>
          <w:iCs/>
        </w:rPr>
        <w:t>males?</w:t>
      </w:r>
      <w:r w:rsidRPr="00BF22B7">
        <w:rPr>
          <w:rFonts w:ascii="Times New Roman" w:eastAsia="Times New Roman" w:hAnsi="Times New Roman" w:cs="Times New Roman"/>
        </w:rPr>
        <w:t>.</w:t>
      </w:r>
      <w:proofErr w:type="gramEnd"/>
      <w:r w:rsidRPr="00BF22B7">
        <w:rPr>
          <w:rFonts w:ascii="Times New Roman" w:eastAsia="Times New Roman" w:hAnsi="Times New Roman" w:cs="Times New Roman"/>
        </w:rPr>
        <w:t xml:space="preserve"> Eunice Kennedy Shriver National Institute of Child Health and Human Development. </w:t>
      </w:r>
      <w:hyperlink r:id="rId66" w:anchor=":~:text=Fertility%20naturally%20declines%20as%20females,of%20eggs%20in%20the%20ovaries.&amp;text=The%20lower%20number%20of%20eggs,to%20a%20loss%20of%20fertility.&amp;text=These%20include:,conditions%20such%20as%20Down%20syndrome">
        <w:r w:rsidRPr="00BF22B7">
          <w:rPr>
            <w:rStyle w:val="Hyperlink"/>
            <w:rFonts w:ascii="Times New Roman" w:eastAsia="Times New Roman" w:hAnsi="Times New Roman" w:cs="Times New Roman"/>
          </w:rPr>
          <w:t>https://www.nichd.nih.gov/health/topics/infertility/conditioninfo/causes/age#:~:text=Fertility%20naturally%20declines%20as%20females,of%20eggs%20in%20the%20ovaries.&amp;text=The%20lower%20number%20of%20eggs,to%20a%20loss%20of%20fertility.&amp;text=These%20include:,conditions%20such%20as%20Down%20syndrome</w:t>
        </w:r>
      </w:hyperlink>
    </w:p>
    <w:p w14:paraId="40988DDE" w14:textId="77777777" w:rsidR="00085E87" w:rsidRPr="00BF22B7" w:rsidRDefault="00085E87" w:rsidP="00085E87">
      <w:pPr>
        <w:pStyle w:val="ListParagraph"/>
        <w:numPr>
          <w:ilvl w:val="0"/>
          <w:numId w:val="1"/>
        </w:numPr>
        <w:spacing w:before="240" w:after="240"/>
        <w:rPr>
          <w:rFonts w:ascii="Times New Roman" w:hAnsi="Times New Roman" w:cs="Times New Roman"/>
        </w:rPr>
      </w:pPr>
      <w:r w:rsidRPr="00BF22B7">
        <w:rPr>
          <w:rFonts w:ascii="Times New Roman" w:eastAsia="Times New Roman" w:hAnsi="Times New Roman" w:cs="Times New Roman"/>
        </w:rPr>
        <w:t xml:space="preserve">U.S. National Library of Medicine. (2021, March 24). </w:t>
      </w:r>
      <w:r w:rsidRPr="00BF22B7">
        <w:rPr>
          <w:rFonts w:ascii="Times New Roman" w:eastAsia="Times New Roman" w:hAnsi="Times New Roman" w:cs="Times New Roman"/>
          <w:i/>
          <w:iCs/>
        </w:rPr>
        <w:t xml:space="preserve">Patterns and drivers of </w:t>
      </w:r>
      <w:proofErr w:type="spellStart"/>
      <w:r w:rsidRPr="00BF22B7">
        <w:rPr>
          <w:rFonts w:ascii="Times New Roman" w:eastAsia="Times New Roman" w:hAnsi="Times New Roman" w:cs="Times New Roman"/>
          <w:i/>
          <w:iCs/>
        </w:rPr>
        <w:t>stis</w:t>
      </w:r>
      <w:proofErr w:type="spellEnd"/>
      <w:r w:rsidRPr="00BF22B7">
        <w:rPr>
          <w:rFonts w:ascii="Times New Roman" w:eastAsia="Times New Roman" w:hAnsi="Times New Roman" w:cs="Times New Roman"/>
          <w:i/>
          <w:iCs/>
        </w:rPr>
        <w:t xml:space="preserve"> in the United States</w:t>
      </w:r>
      <w:r w:rsidRPr="00BF22B7">
        <w:rPr>
          <w:rFonts w:ascii="Times New Roman" w:eastAsia="Times New Roman" w:hAnsi="Times New Roman" w:cs="Times New Roman"/>
        </w:rPr>
        <w:t xml:space="preserve">. Sexually Transmitted Infections: Adopting a Sexual Health Paradigm. </w:t>
      </w:r>
      <w:hyperlink r:id="rId67">
        <w:r w:rsidRPr="00BF22B7">
          <w:rPr>
            <w:rStyle w:val="Hyperlink"/>
            <w:rFonts w:ascii="Times New Roman" w:eastAsia="Times New Roman" w:hAnsi="Times New Roman" w:cs="Times New Roman"/>
          </w:rPr>
          <w:t>https://www.ncbi.nlm.nih.gov/books/NBK573159/</w:t>
        </w:r>
      </w:hyperlink>
      <w:r w:rsidRPr="00BF22B7">
        <w:rPr>
          <w:rFonts w:ascii="Times New Roman" w:eastAsia="Times New Roman" w:hAnsi="Times New Roman" w:cs="Times New Roman"/>
        </w:rPr>
        <w:t xml:space="preserve"> </w:t>
      </w:r>
    </w:p>
    <w:p w14:paraId="783B1878" w14:textId="77777777" w:rsidR="00F140BA" w:rsidRPr="00BF22B7" w:rsidRDefault="00F140BA" w:rsidP="00F140BA">
      <w:pPr>
        <w:pStyle w:val="ListParagraph"/>
        <w:numPr>
          <w:ilvl w:val="0"/>
          <w:numId w:val="1"/>
        </w:numPr>
        <w:spacing w:before="240" w:after="240"/>
        <w:rPr>
          <w:rFonts w:ascii="Times New Roman" w:hAnsi="Times New Roman" w:cs="Times New Roman"/>
        </w:rPr>
      </w:pPr>
      <w:r w:rsidRPr="00BF22B7">
        <w:rPr>
          <w:rFonts w:ascii="Times New Roman" w:eastAsia="Times New Roman" w:hAnsi="Times New Roman" w:cs="Times New Roman"/>
        </w:rPr>
        <w:t xml:space="preserve">Finkelstein, D. M., Harding, J. F., Paulsell, D., English, B., </w:t>
      </w:r>
      <w:proofErr w:type="spellStart"/>
      <w:r w:rsidRPr="00BF22B7">
        <w:rPr>
          <w:rFonts w:ascii="Times New Roman" w:eastAsia="Times New Roman" w:hAnsi="Times New Roman" w:cs="Times New Roman"/>
        </w:rPr>
        <w:t>Hijjawi</w:t>
      </w:r>
      <w:proofErr w:type="spellEnd"/>
      <w:r w:rsidRPr="00BF22B7">
        <w:rPr>
          <w:rFonts w:ascii="Times New Roman" w:eastAsia="Times New Roman" w:hAnsi="Times New Roman" w:cs="Times New Roman"/>
        </w:rPr>
        <w:t xml:space="preserve">, G. R., &amp; Ng’andu, J. (2022, December). </w:t>
      </w:r>
      <w:r w:rsidRPr="00BF22B7">
        <w:rPr>
          <w:rFonts w:ascii="Times New Roman" w:eastAsia="Times New Roman" w:hAnsi="Times New Roman" w:cs="Times New Roman"/>
          <w:i/>
          <w:iCs/>
        </w:rPr>
        <w:t>Economic well-being and health: The role of Income Support Programs in promoting health and Advancing Health Equity</w:t>
      </w:r>
      <w:r w:rsidRPr="00BF22B7">
        <w:rPr>
          <w:rFonts w:ascii="Times New Roman" w:eastAsia="Times New Roman" w:hAnsi="Times New Roman" w:cs="Times New Roman"/>
        </w:rPr>
        <w:t xml:space="preserve">. Health Affairs. </w:t>
      </w:r>
      <w:hyperlink r:id="rId68">
        <w:r w:rsidRPr="00BF22B7">
          <w:rPr>
            <w:rStyle w:val="Hyperlink"/>
            <w:rFonts w:ascii="Times New Roman" w:eastAsia="Times New Roman" w:hAnsi="Times New Roman" w:cs="Times New Roman"/>
          </w:rPr>
          <w:t>https://www.healthaffairs.org/doi/epdf/10.1377/hlthaff.2022.00846</w:t>
        </w:r>
      </w:hyperlink>
      <w:r w:rsidRPr="00BF22B7">
        <w:rPr>
          <w:rFonts w:ascii="Times New Roman" w:eastAsia="Times New Roman" w:hAnsi="Times New Roman" w:cs="Times New Roman"/>
        </w:rPr>
        <w:t xml:space="preserve"> </w:t>
      </w:r>
    </w:p>
    <w:p w14:paraId="07FE428A" w14:textId="77777777" w:rsidR="0025248E" w:rsidRPr="00BF22B7" w:rsidRDefault="0025248E" w:rsidP="0025248E">
      <w:pPr>
        <w:pStyle w:val="ListParagraph"/>
        <w:numPr>
          <w:ilvl w:val="0"/>
          <w:numId w:val="1"/>
        </w:numPr>
        <w:spacing w:before="240" w:after="240"/>
        <w:rPr>
          <w:rFonts w:ascii="Times New Roman" w:hAnsi="Times New Roman" w:cs="Times New Roman"/>
        </w:rPr>
      </w:pPr>
      <w:proofErr w:type="spellStart"/>
      <w:r w:rsidRPr="00BF22B7">
        <w:rPr>
          <w:rFonts w:ascii="Times New Roman" w:eastAsia="Times New Roman" w:hAnsi="Times New Roman" w:cs="Times New Roman"/>
        </w:rPr>
        <w:t>Thable</w:t>
      </w:r>
      <w:proofErr w:type="spellEnd"/>
      <w:r w:rsidRPr="00BF22B7">
        <w:rPr>
          <w:rFonts w:ascii="Times New Roman" w:eastAsia="Times New Roman" w:hAnsi="Times New Roman" w:cs="Times New Roman"/>
        </w:rPr>
        <w:t xml:space="preserve">, A., Duff, E., &amp; Dika, C. (2020, May). </w:t>
      </w:r>
      <w:r w:rsidRPr="00BF22B7">
        <w:rPr>
          <w:rFonts w:ascii="Times New Roman" w:eastAsia="Times New Roman" w:hAnsi="Times New Roman" w:cs="Times New Roman"/>
          <w:i/>
          <w:iCs/>
        </w:rPr>
        <w:t>Infertility management in Primary Care</w:t>
      </w:r>
      <w:r w:rsidRPr="00BF22B7">
        <w:rPr>
          <w:rFonts w:ascii="Times New Roman" w:eastAsia="Times New Roman" w:hAnsi="Times New Roman" w:cs="Times New Roman"/>
        </w:rPr>
        <w:t xml:space="preserve">. The Nurse practitioner. </w:t>
      </w:r>
      <w:hyperlink r:id="rId69">
        <w:r w:rsidRPr="00BF22B7">
          <w:rPr>
            <w:rStyle w:val="Hyperlink"/>
            <w:rFonts w:ascii="Times New Roman" w:eastAsia="Times New Roman" w:hAnsi="Times New Roman" w:cs="Times New Roman"/>
          </w:rPr>
          <w:t>https://pmc.ncbi.nlm.nih.gov/articles/PMC7187793</w:t>
        </w:r>
      </w:hyperlink>
      <w:r w:rsidRPr="00BF22B7">
        <w:rPr>
          <w:rFonts w:ascii="Times New Roman" w:eastAsia="Times New Roman" w:hAnsi="Times New Roman" w:cs="Times New Roman"/>
        </w:rPr>
        <w:t xml:space="preserve"> </w:t>
      </w:r>
    </w:p>
    <w:p w14:paraId="0246029A" w14:textId="685F2535" w:rsidR="05CA7FD2" w:rsidRDefault="05CA7FD2" w:rsidP="56D79A11">
      <w:pPr>
        <w:spacing w:before="240" w:after="240"/>
        <w:rPr>
          <w:rFonts w:ascii="Times New Roman" w:eastAsia="Times New Roman" w:hAnsi="Times New Roman" w:cs="Times New Roman"/>
        </w:rPr>
      </w:pPr>
    </w:p>
    <w:p w14:paraId="32222144" w14:textId="2F93FCB8" w:rsidR="1C9D8A1B" w:rsidRDefault="1C9D8A1B" w:rsidP="1C9D8A1B">
      <w:pPr>
        <w:spacing w:before="240" w:after="240"/>
        <w:ind w:left="567" w:hanging="567"/>
        <w:rPr>
          <w:rFonts w:ascii="Times New Roman" w:eastAsia="Times New Roman" w:hAnsi="Times New Roman" w:cs="Times New Roman"/>
        </w:rPr>
      </w:pPr>
    </w:p>
    <w:p w14:paraId="4DA9357B" w14:textId="08BDC176" w:rsidR="17428D00" w:rsidRDefault="17428D00" w:rsidP="4B6C67F3">
      <w:pPr>
        <w:spacing w:before="240" w:after="240"/>
        <w:rPr>
          <w:rFonts w:ascii="Times New Roman" w:hAnsi="Times New Roman" w:cs="Times New Roman"/>
        </w:rPr>
      </w:pPr>
    </w:p>
    <w:p w14:paraId="7E05597A" w14:textId="6EB3CF7E" w:rsidR="00F4674E" w:rsidRDefault="00F4674E" w:rsidP="4B6C67F3">
      <w:pPr>
        <w:spacing w:before="240" w:after="240" w:line="240" w:lineRule="auto"/>
        <w:textAlignment w:val="baseline"/>
        <w:rPr>
          <w:rFonts w:ascii="Times New Roman" w:eastAsia="Times New Roman" w:hAnsi="Times New Roman" w:cs="Times New Roman"/>
        </w:rPr>
      </w:pPr>
    </w:p>
    <w:p w14:paraId="049C317C" w14:textId="17D4DF91" w:rsidR="4B6C67F3" w:rsidRDefault="4B6C67F3" w:rsidP="4B6C67F3">
      <w:pPr>
        <w:spacing w:beforeAutospacing="1" w:afterAutospacing="1" w:line="360" w:lineRule="auto"/>
        <w:rPr>
          <w:rFonts w:ascii="Times New Roman" w:eastAsia="Times New Roman" w:hAnsi="Times New Roman" w:cs="Times New Roman"/>
        </w:rPr>
      </w:pPr>
    </w:p>
    <w:p w14:paraId="1036AE5A" w14:textId="30236D6D" w:rsidR="4B6C67F3" w:rsidRDefault="4B6C67F3" w:rsidP="4B6C67F3">
      <w:pPr>
        <w:spacing w:beforeAutospacing="1" w:afterAutospacing="1" w:line="360" w:lineRule="auto"/>
        <w:rPr>
          <w:rFonts w:ascii="Times New Roman" w:hAnsi="Times New Roman" w:cs="Times New Roman"/>
        </w:rPr>
      </w:pPr>
    </w:p>
    <w:p w14:paraId="1161148C" w14:textId="2AC874FB" w:rsidR="4B6C67F3" w:rsidRDefault="4B6C67F3" w:rsidP="4B6C67F3">
      <w:pPr>
        <w:spacing w:beforeAutospacing="1" w:afterAutospacing="1" w:line="360" w:lineRule="auto"/>
        <w:rPr>
          <w:rFonts w:ascii="Times New Roman" w:hAnsi="Times New Roman" w:cs="Times New Roman"/>
        </w:rPr>
      </w:pPr>
    </w:p>
    <w:p w14:paraId="3DF1ED00" w14:textId="705F778B" w:rsidR="4B6C67F3" w:rsidRDefault="4B6C67F3" w:rsidP="4B6C67F3">
      <w:pPr>
        <w:spacing w:beforeAutospacing="1" w:afterAutospacing="1" w:line="360" w:lineRule="auto"/>
        <w:rPr>
          <w:rFonts w:ascii="Times New Roman" w:hAnsi="Times New Roman" w:cs="Times New Roman"/>
        </w:rPr>
      </w:pPr>
    </w:p>
    <w:p w14:paraId="3E432237" w14:textId="63A2ABA4" w:rsidR="4B6C67F3" w:rsidRDefault="4B6C67F3" w:rsidP="4B6C67F3">
      <w:pPr>
        <w:spacing w:beforeAutospacing="1" w:afterAutospacing="1" w:line="360" w:lineRule="auto"/>
        <w:rPr>
          <w:rFonts w:ascii="Times New Roman" w:hAnsi="Times New Roman" w:cs="Times New Roman"/>
        </w:rPr>
      </w:pPr>
    </w:p>
    <w:p w14:paraId="15ACA1CE" w14:textId="4E44C9BA" w:rsidR="4B6C67F3" w:rsidRDefault="4B6C67F3" w:rsidP="4B6C67F3">
      <w:pPr>
        <w:spacing w:beforeAutospacing="1" w:afterAutospacing="1" w:line="360" w:lineRule="auto"/>
        <w:rPr>
          <w:rFonts w:ascii="Times New Roman" w:hAnsi="Times New Roman" w:cs="Times New Roman"/>
        </w:rPr>
      </w:pPr>
    </w:p>
    <w:p w14:paraId="4417802E" w14:textId="202C05ED" w:rsidR="4B6C67F3" w:rsidRDefault="4B6C67F3" w:rsidP="4B6C67F3">
      <w:pPr>
        <w:spacing w:beforeAutospacing="1" w:afterAutospacing="1" w:line="360" w:lineRule="auto"/>
        <w:rPr>
          <w:rFonts w:ascii="Times New Roman" w:hAnsi="Times New Roman" w:cs="Times New Roman"/>
        </w:rPr>
      </w:pPr>
    </w:p>
    <w:p w14:paraId="5C287649" w14:textId="62EBF611" w:rsidR="4B6C67F3" w:rsidRDefault="4B6C67F3" w:rsidP="4B6C67F3">
      <w:pPr>
        <w:spacing w:beforeAutospacing="1" w:afterAutospacing="1" w:line="360" w:lineRule="auto"/>
        <w:rPr>
          <w:rFonts w:ascii="Times New Roman" w:hAnsi="Times New Roman" w:cs="Times New Roman"/>
        </w:rPr>
      </w:pPr>
    </w:p>
    <w:p w14:paraId="6FF93971" w14:textId="3D9D4536" w:rsidR="4B6C67F3" w:rsidRDefault="4B6C67F3" w:rsidP="4B6C67F3">
      <w:pPr>
        <w:spacing w:beforeAutospacing="1" w:afterAutospacing="1" w:line="360" w:lineRule="auto"/>
        <w:rPr>
          <w:rFonts w:ascii="Times New Roman" w:hAnsi="Times New Roman" w:cs="Times New Roman"/>
        </w:rPr>
      </w:pPr>
    </w:p>
    <w:p w14:paraId="1D21B49F" w14:textId="0254E99A" w:rsidR="4B6C67F3" w:rsidRDefault="4B6C67F3" w:rsidP="4B6C67F3">
      <w:pPr>
        <w:spacing w:beforeAutospacing="1" w:afterAutospacing="1" w:line="360" w:lineRule="auto"/>
        <w:rPr>
          <w:rFonts w:ascii="Times New Roman" w:hAnsi="Times New Roman" w:cs="Times New Roman"/>
        </w:rPr>
      </w:pPr>
    </w:p>
    <w:p w14:paraId="4FD3B5A6" w14:textId="6EA9849B" w:rsidR="4B6C67F3" w:rsidRDefault="4B6C67F3" w:rsidP="4B6C67F3">
      <w:pPr>
        <w:spacing w:beforeAutospacing="1" w:afterAutospacing="1" w:line="360" w:lineRule="auto"/>
        <w:rPr>
          <w:rFonts w:ascii="Times New Roman" w:hAnsi="Times New Roman" w:cs="Times New Roman"/>
        </w:rPr>
      </w:pPr>
    </w:p>
    <w:p w14:paraId="00B37360" w14:textId="37E1BC3A" w:rsidR="4B6C67F3" w:rsidRDefault="4B6C67F3" w:rsidP="4B6C67F3">
      <w:pPr>
        <w:spacing w:beforeAutospacing="1" w:afterAutospacing="1" w:line="360" w:lineRule="auto"/>
        <w:rPr>
          <w:rFonts w:ascii="Times New Roman" w:hAnsi="Times New Roman" w:cs="Times New Roman"/>
        </w:rPr>
      </w:pPr>
    </w:p>
    <w:p w14:paraId="2F2C7800" w14:textId="040ED07B" w:rsidR="4B6C67F3" w:rsidRDefault="4B6C67F3" w:rsidP="4B6C67F3">
      <w:pPr>
        <w:spacing w:beforeAutospacing="1" w:afterAutospacing="1" w:line="360" w:lineRule="auto"/>
        <w:rPr>
          <w:rFonts w:ascii="Times New Roman" w:hAnsi="Times New Roman" w:cs="Times New Roman"/>
        </w:rPr>
      </w:pPr>
    </w:p>
    <w:p w14:paraId="602B0D01" w14:textId="2AA75A35" w:rsidR="4B6C67F3" w:rsidRDefault="4B6C67F3" w:rsidP="4B6C67F3">
      <w:pPr>
        <w:spacing w:beforeAutospacing="1" w:afterAutospacing="1" w:line="360" w:lineRule="auto"/>
        <w:rPr>
          <w:rFonts w:ascii="Times New Roman" w:hAnsi="Times New Roman" w:cs="Times New Roman"/>
        </w:rPr>
      </w:pPr>
    </w:p>
    <w:p w14:paraId="306A64AB" w14:textId="77777777" w:rsidR="002F65E9" w:rsidRPr="00463196" w:rsidRDefault="002F65E9" w:rsidP="00463196">
      <w:pPr>
        <w:spacing w:after="0" w:line="240" w:lineRule="auto"/>
        <w:textAlignment w:val="baseline"/>
        <w:rPr>
          <w:rFonts w:ascii="Times New Roman" w:eastAsia="Times New Roman" w:hAnsi="Times New Roman" w:cs="Times New Roman"/>
          <w:kern w:val="0"/>
          <w14:ligatures w14:val="none"/>
        </w:rPr>
      </w:pPr>
    </w:p>
    <w:p w14:paraId="60979319" w14:textId="77777777" w:rsidR="00463196" w:rsidRPr="00E9041F" w:rsidRDefault="00463196" w:rsidP="00C0133C">
      <w:pPr>
        <w:rPr>
          <w:rFonts w:ascii="Times New Roman" w:hAnsi="Times New Roman" w:cs="Times New Roman"/>
        </w:rPr>
      </w:pPr>
    </w:p>
    <w:sectPr w:rsidR="00463196" w:rsidRPr="00E9041F">
      <w:headerReference w:type="even" r:id="rId70"/>
      <w:headerReference w:type="default" r:id="rId7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C9B13F" w14:textId="77777777" w:rsidR="00664A88" w:rsidRDefault="00664A88" w:rsidP="00CA4D95">
      <w:pPr>
        <w:spacing w:after="0" w:line="240" w:lineRule="auto"/>
      </w:pPr>
      <w:r>
        <w:separator/>
      </w:r>
    </w:p>
  </w:endnote>
  <w:endnote w:type="continuationSeparator" w:id="0">
    <w:p w14:paraId="6F859DE2" w14:textId="77777777" w:rsidR="00664A88" w:rsidRDefault="00664A88" w:rsidP="00CA4D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w:altName w:val="Sylfae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B622CC" w14:textId="77777777" w:rsidR="00664A88" w:rsidRDefault="00664A88" w:rsidP="00CA4D95">
      <w:pPr>
        <w:spacing w:after="0" w:line="240" w:lineRule="auto"/>
      </w:pPr>
      <w:r>
        <w:separator/>
      </w:r>
    </w:p>
  </w:footnote>
  <w:footnote w:type="continuationSeparator" w:id="0">
    <w:p w14:paraId="457CC1C2" w14:textId="77777777" w:rsidR="00664A88" w:rsidRDefault="00664A88" w:rsidP="00CA4D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98571794"/>
      <w:docPartObj>
        <w:docPartGallery w:val="Page Numbers (Top of Page)"/>
        <w:docPartUnique/>
      </w:docPartObj>
    </w:sdtPr>
    <w:sdtEndPr>
      <w:rPr>
        <w:rStyle w:val="PageNumber"/>
      </w:rPr>
    </w:sdtEndPr>
    <w:sdtContent>
      <w:p w14:paraId="47784C62" w14:textId="2ACAF6D3" w:rsidR="009833DF" w:rsidRDefault="009833DF" w:rsidP="001766EA">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5D46552" w14:textId="77777777" w:rsidR="009833DF" w:rsidRDefault="009833DF" w:rsidP="00CE7166">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Times New Roman" w:hAnsi="Times New Roman" w:cs="Times New Roman"/>
      </w:rPr>
      <w:id w:val="-835464849"/>
      <w:docPartObj>
        <w:docPartGallery w:val="Page Numbers (Top of Page)"/>
        <w:docPartUnique/>
      </w:docPartObj>
    </w:sdtPr>
    <w:sdtEndPr>
      <w:rPr>
        <w:rStyle w:val="PageNumber"/>
      </w:rPr>
    </w:sdtEndPr>
    <w:sdtContent>
      <w:p w14:paraId="20F2D1FC" w14:textId="5EB07196" w:rsidR="009833DF" w:rsidRPr="00CE7166" w:rsidRDefault="009833DF" w:rsidP="001766EA">
        <w:pPr>
          <w:pStyle w:val="Header"/>
          <w:framePr w:wrap="none" w:vAnchor="text" w:hAnchor="margin" w:xAlign="right" w:y="1"/>
          <w:rPr>
            <w:rStyle w:val="PageNumber"/>
            <w:rFonts w:ascii="Times New Roman" w:hAnsi="Times New Roman" w:cs="Times New Roman"/>
          </w:rPr>
        </w:pPr>
        <w:r w:rsidRPr="00CE7166">
          <w:rPr>
            <w:rStyle w:val="PageNumber"/>
            <w:rFonts w:ascii="Times New Roman" w:hAnsi="Times New Roman" w:cs="Times New Roman"/>
          </w:rPr>
          <w:fldChar w:fldCharType="begin"/>
        </w:r>
        <w:r w:rsidRPr="00CE7166">
          <w:rPr>
            <w:rStyle w:val="PageNumber"/>
            <w:rFonts w:ascii="Times New Roman" w:hAnsi="Times New Roman" w:cs="Times New Roman"/>
          </w:rPr>
          <w:instrText xml:space="preserve"> PAGE </w:instrText>
        </w:r>
        <w:r w:rsidRPr="00CE7166">
          <w:rPr>
            <w:rStyle w:val="PageNumber"/>
            <w:rFonts w:ascii="Times New Roman" w:hAnsi="Times New Roman" w:cs="Times New Roman"/>
          </w:rPr>
          <w:fldChar w:fldCharType="separate"/>
        </w:r>
        <w:r w:rsidR="0064191E">
          <w:rPr>
            <w:rStyle w:val="PageNumber"/>
            <w:rFonts w:ascii="Times New Roman" w:hAnsi="Times New Roman" w:cs="Times New Roman"/>
            <w:noProof/>
          </w:rPr>
          <w:t>3</w:t>
        </w:r>
        <w:r w:rsidRPr="00CE7166">
          <w:rPr>
            <w:rStyle w:val="PageNumber"/>
            <w:rFonts w:ascii="Times New Roman" w:hAnsi="Times New Roman" w:cs="Times New Roman"/>
          </w:rPr>
          <w:fldChar w:fldCharType="end"/>
        </w:r>
      </w:p>
    </w:sdtContent>
  </w:sdt>
  <w:p w14:paraId="199C6438" w14:textId="4CAE331E" w:rsidR="009833DF" w:rsidRPr="00CA4D95" w:rsidRDefault="009833DF" w:rsidP="00CE7166">
    <w:pPr>
      <w:pStyle w:val="Header"/>
      <w:ind w:right="360"/>
      <w:rPr>
        <w:rFonts w:ascii="Times New Roman" w:hAnsi="Times New Roman" w:cs="Times New Roman"/>
      </w:rPr>
    </w:pPr>
    <w:r>
      <w:rPr>
        <w:rFonts w:ascii="Times New Roman" w:hAnsi="Times New Roman" w:cs="Times New Roman"/>
      </w:rPr>
      <w:t>Pelvic Inflammatory Disease and Infertility</w:t>
    </w:r>
    <w:r w:rsidRPr="00A1239F">
      <w:rPr>
        <w:rFonts w:ascii="Times New Roman" w:hAnsi="Times New Roman" w:cs="Times New Roman"/>
      </w:rPr>
      <w:ptab w:relativeTo="margin" w:alignment="center" w:leader="none"/>
    </w:r>
    <w:r w:rsidRPr="00A1239F">
      <w:rPr>
        <w:rFonts w:ascii="Times New Roman" w:hAnsi="Times New Roman" w:cs="Times New Roman"/>
      </w:rP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620CC"/>
    <w:multiLevelType w:val="hybridMultilevel"/>
    <w:tmpl w:val="9F1093AE"/>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6E7A93"/>
    <w:multiLevelType w:val="multilevel"/>
    <w:tmpl w:val="4C1C1D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97673BF"/>
    <w:multiLevelType w:val="multilevel"/>
    <w:tmpl w:val="E57C8C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D59518A"/>
    <w:multiLevelType w:val="hybridMultilevel"/>
    <w:tmpl w:val="C7FE13EE"/>
    <w:lvl w:ilvl="0" w:tplc="DBE2FD2E">
      <w:start w:val="1"/>
      <w:numFmt w:val="decimal"/>
      <w:lvlText w:val="%1."/>
      <w:lvlJc w:val="left"/>
      <w:pPr>
        <w:ind w:left="720" w:hanging="360"/>
      </w:pPr>
      <w:rPr>
        <w:rFonts w:ascii="Times New Roman" w:hAnsi="Times New Roman" w:cs="Times New Roman" w:hint="default"/>
      </w:rPr>
    </w:lvl>
    <w:lvl w:ilvl="1" w:tplc="ECB8F430">
      <w:start w:val="1"/>
      <w:numFmt w:val="lowerLetter"/>
      <w:lvlText w:val="%2."/>
      <w:lvlJc w:val="left"/>
      <w:pPr>
        <w:ind w:left="1440" w:hanging="360"/>
      </w:pPr>
    </w:lvl>
    <w:lvl w:ilvl="2" w:tplc="9F145FB0">
      <w:start w:val="1"/>
      <w:numFmt w:val="lowerRoman"/>
      <w:lvlText w:val="%3."/>
      <w:lvlJc w:val="right"/>
      <w:pPr>
        <w:ind w:left="2160" w:hanging="180"/>
      </w:pPr>
    </w:lvl>
    <w:lvl w:ilvl="3" w:tplc="5B928C06">
      <w:start w:val="1"/>
      <w:numFmt w:val="decimal"/>
      <w:lvlText w:val="%4."/>
      <w:lvlJc w:val="left"/>
      <w:pPr>
        <w:ind w:left="2880" w:hanging="360"/>
      </w:pPr>
    </w:lvl>
    <w:lvl w:ilvl="4" w:tplc="3B022438">
      <w:start w:val="1"/>
      <w:numFmt w:val="lowerLetter"/>
      <w:lvlText w:val="%5."/>
      <w:lvlJc w:val="left"/>
      <w:pPr>
        <w:ind w:left="3600" w:hanging="360"/>
      </w:pPr>
    </w:lvl>
    <w:lvl w:ilvl="5" w:tplc="DEA2B190">
      <w:start w:val="1"/>
      <w:numFmt w:val="lowerRoman"/>
      <w:lvlText w:val="%6."/>
      <w:lvlJc w:val="right"/>
      <w:pPr>
        <w:ind w:left="4320" w:hanging="180"/>
      </w:pPr>
    </w:lvl>
    <w:lvl w:ilvl="6" w:tplc="6B146D8C">
      <w:start w:val="1"/>
      <w:numFmt w:val="decimal"/>
      <w:lvlText w:val="%7."/>
      <w:lvlJc w:val="left"/>
      <w:pPr>
        <w:ind w:left="5040" w:hanging="360"/>
      </w:pPr>
    </w:lvl>
    <w:lvl w:ilvl="7" w:tplc="23F0F5B6">
      <w:start w:val="1"/>
      <w:numFmt w:val="lowerLetter"/>
      <w:lvlText w:val="%8."/>
      <w:lvlJc w:val="left"/>
      <w:pPr>
        <w:ind w:left="5760" w:hanging="360"/>
      </w:pPr>
    </w:lvl>
    <w:lvl w:ilvl="8" w:tplc="117E8C6E">
      <w:start w:val="1"/>
      <w:numFmt w:val="lowerRoman"/>
      <w:lvlText w:val="%9."/>
      <w:lvlJc w:val="right"/>
      <w:pPr>
        <w:ind w:left="6480" w:hanging="180"/>
      </w:pPr>
    </w:lvl>
  </w:abstractNum>
  <w:abstractNum w:abstractNumId="4" w15:restartNumberingAfterBreak="0">
    <w:nsid w:val="73A66E48"/>
    <w:multiLevelType w:val="hybridMultilevel"/>
    <w:tmpl w:val="620E1898"/>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8E837D1"/>
    <w:multiLevelType w:val="multilevel"/>
    <w:tmpl w:val="4D286D0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15691484">
    <w:abstractNumId w:val="3"/>
  </w:num>
  <w:num w:numId="2" w16cid:durableId="1706981852">
    <w:abstractNumId w:val="1"/>
  </w:num>
  <w:num w:numId="3" w16cid:durableId="8026612">
    <w:abstractNumId w:val="2"/>
  </w:num>
  <w:num w:numId="4" w16cid:durableId="1720010361">
    <w:abstractNumId w:val="5"/>
  </w:num>
  <w:num w:numId="5" w16cid:durableId="2103068877">
    <w:abstractNumId w:val="0"/>
  </w:num>
  <w:num w:numId="6" w16cid:durableId="332414249">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mily Barrett [2]">
    <w15:presenceInfo w15:providerId="AD" w15:userId="S::esb104@eohsi.rutgers.edu::047a52b0-68dc-4d92-b7b5-29d9fcaa3733"/>
  </w15:person>
  <w15:person w15:author="Emily Barrett">
    <w15:presenceInfo w15:providerId="None" w15:userId="Emily Barrett"/>
  </w15:person>
  <w15:person w15:author="Daniella Notghi">
    <w15:presenceInfo w15:providerId="AD" w15:userId="S::dn350@sph.rutgers.edu::0558cf59-c9de-4b1c-935e-6bff3bf80fd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revisionView w:markup="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1AE5"/>
    <w:rsid w:val="00014F0D"/>
    <w:rsid w:val="00017D2C"/>
    <w:rsid w:val="00041BE8"/>
    <w:rsid w:val="00052E11"/>
    <w:rsid w:val="0006045A"/>
    <w:rsid w:val="00085E87"/>
    <w:rsid w:val="000A4815"/>
    <w:rsid w:val="000A7ED7"/>
    <w:rsid w:val="000B038D"/>
    <w:rsid w:val="000B4F0C"/>
    <w:rsid w:val="000B6F15"/>
    <w:rsid w:val="000D5984"/>
    <w:rsid w:val="000D6705"/>
    <w:rsid w:val="000D6F6E"/>
    <w:rsid w:val="000E290B"/>
    <w:rsid w:val="000F2751"/>
    <w:rsid w:val="00111410"/>
    <w:rsid w:val="0011601F"/>
    <w:rsid w:val="001251CB"/>
    <w:rsid w:val="00127A49"/>
    <w:rsid w:val="00137784"/>
    <w:rsid w:val="001470AB"/>
    <w:rsid w:val="00147C9E"/>
    <w:rsid w:val="00151620"/>
    <w:rsid w:val="001519A8"/>
    <w:rsid w:val="00163B7A"/>
    <w:rsid w:val="0016695A"/>
    <w:rsid w:val="001763F3"/>
    <w:rsid w:val="001766EA"/>
    <w:rsid w:val="001773BF"/>
    <w:rsid w:val="00177FA1"/>
    <w:rsid w:val="00181C0C"/>
    <w:rsid w:val="00182280"/>
    <w:rsid w:val="00184532"/>
    <w:rsid w:val="001848B8"/>
    <w:rsid w:val="00186D77"/>
    <w:rsid w:val="00193BFB"/>
    <w:rsid w:val="001946CE"/>
    <w:rsid w:val="00198354"/>
    <w:rsid w:val="001A26DE"/>
    <w:rsid w:val="001A40ED"/>
    <w:rsid w:val="001A605C"/>
    <w:rsid w:val="001A65B1"/>
    <w:rsid w:val="001B2E7B"/>
    <w:rsid w:val="001D4EC3"/>
    <w:rsid w:val="001E414F"/>
    <w:rsid w:val="001E77EF"/>
    <w:rsid w:val="00200E70"/>
    <w:rsid w:val="0021498E"/>
    <w:rsid w:val="00221DEC"/>
    <w:rsid w:val="00225150"/>
    <w:rsid w:val="0023461B"/>
    <w:rsid w:val="00237FB9"/>
    <w:rsid w:val="002413C0"/>
    <w:rsid w:val="00250092"/>
    <w:rsid w:val="0025248E"/>
    <w:rsid w:val="00256405"/>
    <w:rsid w:val="0025757D"/>
    <w:rsid w:val="00264286"/>
    <w:rsid w:val="0027602B"/>
    <w:rsid w:val="0028139D"/>
    <w:rsid w:val="00282B31"/>
    <w:rsid w:val="002859F2"/>
    <w:rsid w:val="00290FA2"/>
    <w:rsid w:val="002A7C59"/>
    <w:rsid w:val="002B0E3A"/>
    <w:rsid w:val="002B181A"/>
    <w:rsid w:val="002B6D1E"/>
    <w:rsid w:val="002C460D"/>
    <w:rsid w:val="002C5A15"/>
    <w:rsid w:val="002C5D82"/>
    <w:rsid w:val="002D0496"/>
    <w:rsid w:val="002D0A33"/>
    <w:rsid w:val="002D6A83"/>
    <w:rsid w:val="002E3F78"/>
    <w:rsid w:val="002E4E3C"/>
    <w:rsid w:val="002E774C"/>
    <w:rsid w:val="002F1748"/>
    <w:rsid w:val="002F52D2"/>
    <w:rsid w:val="002F65E9"/>
    <w:rsid w:val="003067C1"/>
    <w:rsid w:val="00312798"/>
    <w:rsid w:val="003152CB"/>
    <w:rsid w:val="00316C0C"/>
    <w:rsid w:val="0033050A"/>
    <w:rsid w:val="0033796D"/>
    <w:rsid w:val="00341313"/>
    <w:rsid w:val="003435F3"/>
    <w:rsid w:val="00345D24"/>
    <w:rsid w:val="00351173"/>
    <w:rsid w:val="0036537F"/>
    <w:rsid w:val="00367303"/>
    <w:rsid w:val="00367EAC"/>
    <w:rsid w:val="00374642"/>
    <w:rsid w:val="0037490E"/>
    <w:rsid w:val="00382571"/>
    <w:rsid w:val="00387CEA"/>
    <w:rsid w:val="00392A1D"/>
    <w:rsid w:val="00394DF1"/>
    <w:rsid w:val="003B6B75"/>
    <w:rsid w:val="003C4220"/>
    <w:rsid w:val="003F5532"/>
    <w:rsid w:val="0040006F"/>
    <w:rsid w:val="004028F6"/>
    <w:rsid w:val="00420BB0"/>
    <w:rsid w:val="00421329"/>
    <w:rsid w:val="004271AB"/>
    <w:rsid w:val="00428CF7"/>
    <w:rsid w:val="00446065"/>
    <w:rsid w:val="00455B88"/>
    <w:rsid w:val="00457F0F"/>
    <w:rsid w:val="00462FBF"/>
    <w:rsid w:val="00463196"/>
    <w:rsid w:val="00463670"/>
    <w:rsid w:val="00465348"/>
    <w:rsid w:val="00465435"/>
    <w:rsid w:val="0049422D"/>
    <w:rsid w:val="004970F1"/>
    <w:rsid w:val="004A4608"/>
    <w:rsid w:val="004B3400"/>
    <w:rsid w:val="004B77AE"/>
    <w:rsid w:val="004D204A"/>
    <w:rsid w:val="004D5958"/>
    <w:rsid w:val="004D6F82"/>
    <w:rsid w:val="004E0C6F"/>
    <w:rsid w:val="004E2920"/>
    <w:rsid w:val="004E52E5"/>
    <w:rsid w:val="004E6048"/>
    <w:rsid w:val="004E66F3"/>
    <w:rsid w:val="005129A5"/>
    <w:rsid w:val="005267B8"/>
    <w:rsid w:val="00540139"/>
    <w:rsid w:val="0054218E"/>
    <w:rsid w:val="00546BDD"/>
    <w:rsid w:val="00547489"/>
    <w:rsid w:val="00550695"/>
    <w:rsid w:val="00554821"/>
    <w:rsid w:val="00563B54"/>
    <w:rsid w:val="00565E66"/>
    <w:rsid w:val="00577519"/>
    <w:rsid w:val="0058034C"/>
    <w:rsid w:val="005835ED"/>
    <w:rsid w:val="00587809"/>
    <w:rsid w:val="00591E4C"/>
    <w:rsid w:val="005B0C2F"/>
    <w:rsid w:val="005B48FC"/>
    <w:rsid w:val="005B7D27"/>
    <w:rsid w:val="005C690A"/>
    <w:rsid w:val="005CCBE6"/>
    <w:rsid w:val="005D1E83"/>
    <w:rsid w:val="005D7617"/>
    <w:rsid w:val="005E91C1"/>
    <w:rsid w:val="00604868"/>
    <w:rsid w:val="00604A9D"/>
    <w:rsid w:val="006256A2"/>
    <w:rsid w:val="006343D0"/>
    <w:rsid w:val="0063514B"/>
    <w:rsid w:val="0064191E"/>
    <w:rsid w:val="00653E35"/>
    <w:rsid w:val="00654394"/>
    <w:rsid w:val="00664A88"/>
    <w:rsid w:val="00674505"/>
    <w:rsid w:val="00682389"/>
    <w:rsid w:val="00691906"/>
    <w:rsid w:val="006A197D"/>
    <w:rsid w:val="006A7C28"/>
    <w:rsid w:val="006B0305"/>
    <w:rsid w:val="006B33C2"/>
    <w:rsid w:val="006B59CA"/>
    <w:rsid w:val="006B7A54"/>
    <w:rsid w:val="006C029F"/>
    <w:rsid w:val="006C7031"/>
    <w:rsid w:val="006CCC27"/>
    <w:rsid w:val="006D1BE7"/>
    <w:rsid w:val="006D220F"/>
    <w:rsid w:val="006D503C"/>
    <w:rsid w:val="006D7E21"/>
    <w:rsid w:val="006E567A"/>
    <w:rsid w:val="006F0172"/>
    <w:rsid w:val="006F5B9A"/>
    <w:rsid w:val="006F75F2"/>
    <w:rsid w:val="007164C4"/>
    <w:rsid w:val="00735AB5"/>
    <w:rsid w:val="007368B3"/>
    <w:rsid w:val="0074072A"/>
    <w:rsid w:val="00757698"/>
    <w:rsid w:val="007638EE"/>
    <w:rsid w:val="00765865"/>
    <w:rsid w:val="00766B2C"/>
    <w:rsid w:val="00773FDA"/>
    <w:rsid w:val="007951BD"/>
    <w:rsid w:val="007A0C08"/>
    <w:rsid w:val="007A43B4"/>
    <w:rsid w:val="007B1A66"/>
    <w:rsid w:val="007B632C"/>
    <w:rsid w:val="007C25CD"/>
    <w:rsid w:val="007C7168"/>
    <w:rsid w:val="007D3AFA"/>
    <w:rsid w:val="007D4E5F"/>
    <w:rsid w:val="007EC4F4"/>
    <w:rsid w:val="007F09EE"/>
    <w:rsid w:val="008158F4"/>
    <w:rsid w:val="00817A95"/>
    <w:rsid w:val="0083139C"/>
    <w:rsid w:val="008408F5"/>
    <w:rsid w:val="00840E1E"/>
    <w:rsid w:val="008500CD"/>
    <w:rsid w:val="00862E9B"/>
    <w:rsid w:val="00873682"/>
    <w:rsid w:val="00874155"/>
    <w:rsid w:val="008757D2"/>
    <w:rsid w:val="00875D62"/>
    <w:rsid w:val="00880D83"/>
    <w:rsid w:val="008A51FE"/>
    <w:rsid w:val="008A68A7"/>
    <w:rsid w:val="008B3F7C"/>
    <w:rsid w:val="008C3E8A"/>
    <w:rsid w:val="008C70AC"/>
    <w:rsid w:val="008E25DC"/>
    <w:rsid w:val="008E29B9"/>
    <w:rsid w:val="008E4FB4"/>
    <w:rsid w:val="00901C8F"/>
    <w:rsid w:val="009149D7"/>
    <w:rsid w:val="00920A37"/>
    <w:rsid w:val="009218E9"/>
    <w:rsid w:val="009232E2"/>
    <w:rsid w:val="00930623"/>
    <w:rsid w:val="00937C99"/>
    <w:rsid w:val="00945B18"/>
    <w:rsid w:val="00950E8B"/>
    <w:rsid w:val="00953DF0"/>
    <w:rsid w:val="009570FC"/>
    <w:rsid w:val="009637B1"/>
    <w:rsid w:val="0096547B"/>
    <w:rsid w:val="009714DE"/>
    <w:rsid w:val="009833DF"/>
    <w:rsid w:val="00984C4C"/>
    <w:rsid w:val="00985658"/>
    <w:rsid w:val="00986499"/>
    <w:rsid w:val="009A53C7"/>
    <w:rsid w:val="009B017B"/>
    <w:rsid w:val="009B2936"/>
    <w:rsid w:val="009B43CF"/>
    <w:rsid w:val="009B579F"/>
    <w:rsid w:val="009C314D"/>
    <w:rsid w:val="009C6EF2"/>
    <w:rsid w:val="009F2DBE"/>
    <w:rsid w:val="009F6496"/>
    <w:rsid w:val="00A0089B"/>
    <w:rsid w:val="00A018BB"/>
    <w:rsid w:val="00A1239F"/>
    <w:rsid w:val="00A13260"/>
    <w:rsid w:val="00A139DB"/>
    <w:rsid w:val="00A47D20"/>
    <w:rsid w:val="00A5176D"/>
    <w:rsid w:val="00A62592"/>
    <w:rsid w:val="00A92FF1"/>
    <w:rsid w:val="00A930B7"/>
    <w:rsid w:val="00A95D27"/>
    <w:rsid w:val="00AA3DBB"/>
    <w:rsid w:val="00AA682B"/>
    <w:rsid w:val="00AB2A31"/>
    <w:rsid w:val="00AB3CF5"/>
    <w:rsid w:val="00AB3F52"/>
    <w:rsid w:val="00AB4FB7"/>
    <w:rsid w:val="00AC1917"/>
    <w:rsid w:val="00AD4706"/>
    <w:rsid w:val="00AE002C"/>
    <w:rsid w:val="00AE0DB4"/>
    <w:rsid w:val="00AE26A3"/>
    <w:rsid w:val="00B0637F"/>
    <w:rsid w:val="00B10F9E"/>
    <w:rsid w:val="00B16CF1"/>
    <w:rsid w:val="00B22E7F"/>
    <w:rsid w:val="00B3133C"/>
    <w:rsid w:val="00B34B01"/>
    <w:rsid w:val="00B35249"/>
    <w:rsid w:val="00B54E14"/>
    <w:rsid w:val="00B576E8"/>
    <w:rsid w:val="00B61347"/>
    <w:rsid w:val="00B659E6"/>
    <w:rsid w:val="00B67BBF"/>
    <w:rsid w:val="00B7397B"/>
    <w:rsid w:val="00B86CD8"/>
    <w:rsid w:val="00B961CF"/>
    <w:rsid w:val="00BB079A"/>
    <w:rsid w:val="00BC2AFA"/>
    <w:rsid w:val="00BD1AE5"/>
    <w:rsid w:val="00BE32EA"/>
    <w:rsid w:val="00BE4C84"/>
    <w:rsid w:val="00BE6E64"/>
    <w:rsid w:val="00BF22B7"/>
    <w:rsid w:val="00BF2888"/>
    <w:rsid w:val="00C0133C"/>
    <w:rsid w:val="00C06171"/>
    <w:rsid w:val="00C1253D"/>
    <w:rsid w:val="00C13BA1"/>
    <w:rsid w:val="00C17B02"/>
    <w:rsid w:val="00C2150D"/>
    <w:rsid w:val="00C2662E"/>
    <w:rsid w:val="00C31282"/>
    <w:rsid w:val="00C41939"/>
    <w:rsid w:val="00C447AB"/>
    <w:rsid w:val="00C5502D"/>
    <w:rsid w:val="00C55B14"/>
    <w:rsid w:val="00C55BCB"/>
    <w:rsid w:val="00C55ED0"/>
    <w:rsid w:val="00C564B5"/>
    <w:rsid w:val="00C56568"/>
    <w:rsid w:val="00C56A25"/>
    <w:rsid w:val="00C60F0E"/>
    <w:rsid w:val="00C620DB"/>
    <w:rsid w:val="00C66A07"/>
    <w:rsid w:val="00C66D7A"/>
    <w:rsid w:val="00C91CC0"/>
    <w:rsid w:val="00C93F95"/>
    <w:rsid w:val="00CA20F9"/>
    <w:rsid w:val="00CA4D95"/>
    <w:rsid w:val="00CB050C"/>
    <w:rsid w:val="00CB5003"/>
    <w:rsid w:val="00CB6A98"/>
    <w:rsid w:val="00CD6550"/>
    <w:rsid w:val="00CE554F"/>
    <w:rsid w:val="00CE7166"/>
    <w:rsid w:val="00CF6442"/>
    <w:rsid w:val="00CF6B9C"/>
    <w:rsid w:val="00D33A46"/>
    <w:rsid w:val="00D41FF2"/>
    <w:rsid w:val="00D848A2"/>
    <w:rsid w:val="00D9327B"/>
    <w:rsid w:val="00D975E0"/>
    <w:rsid w:val="00DA2553"/>
    <w:rsid w:val="00DA39B1"/>
    <w:rsid w:val="00DA483D"/>
    <w:rsid w:val="00DA5AD7"/>
    <w:rsid w:val="00DB2CB2"/>
    <w:rsid w:val="00DC2B12"/>
    <w:rsid w:val="00DC39FD"/>
    <w:rsid w:val="00DD32CA"/>
    <w:rsid w:val="00DE32E7"/>
    <w:rsid w:val="00DF3309"/>
    <w:rsid w:val="00DF408E"/>
    <w:rsid w:val="00DF7C87"/>
    <w:rsid w:val="00E00D0F"/>
    <w:rsid w:val="00E02284"/>
    <w:rsid w:val="00E02419"/>
    <w:rsid w:val="00E02876"/>
    <w:rsid w:val="00E076B7"/>
    <w:rsid w:val="00E13DA0"/>
    <w:rsid w:val="00E13DC6"/>
    <w:rsid w:val="00E14493"/>
    <w:rsid w:val="00E20A81"/>
    <w:rsid w:val="00E242F4"/>
    <w:rsid w:val="00E271D6"/>
    <w:rsid w:val="00E331B7"/>
    <w:rsid w:val="00E35DBD"/>
    <w:rsid w:val="00E474D7"/>
    <w:rsid w:val="00E54C7F"/>
    <w:rsid w:val="00E659F8"/>
    <w:rsid w:val="00E75ED9"/>
    <w:rsid w:val="00E8339F"/>
    <w:rsid w:val="00E9041F"/>
    <w:rsid w:val="00E948ED"/>
    <w:rsid w:val="00E97DFF"/>
    <w:rsid w:val="00EA0411"/>
    <w:rsid w:val="00EB1520"/>
    <w:rsid w:val="00EB18D1"/>
    <w:rsid w:val="00EB700B"/>
    <w:rsid w:val="00EB7063"/>
    <w:rsid w:val="00EC7F9B"/>
    <w:rsid w:val="00ED0065"/>
    <w:rsid w:val="00ED1A46"/>
    <w:rsid w:val="00ED6F3D"/>
    <w:rsid w:val="00EF1E00"/>
    <w:rsid w:val="00EF79F6"/>
    <w:rsid w:val="00F002DC"/>
    <w:rsid w:val="00F010CB"/>
    <w:rsid w:val="00F04846"/>
    <w:rsid w:val="00F070AC"/>
    <w:rsid w:val="00F10C86"/>
    <w:rsid w:val="00F140BA"/>
    <w:rsid w:val="00F203FA"/>
    <w:rsid w:val="00F32E83"/>
    <w:rsid w:val="00F34253"/>
    <w:rsid w:val="00F34ED3"/>
    <w:rsid w:val="00F41166"/>
    <w:rsid w:val="00F4674E"/>
    <w:rsid w:val="00F506DA"/>
    <w:rsid w:val="00F51B2C"/>
    <w:rsid w:val="00F55BB8"/>
    <w:rsid w:val="00F563C4"/>
    <w:rsid w:val="00F63BDE"/>
    <w:rsid w:val="00F63DDD"/>
    <w:rsid w:val="00F65D91"/>
    <w:rsid w:val="00F711E2"/>
    <w:rsid w:val="00F7625A"/>
    <w:rsid w:val="00F76DF0"/>
    <w:rsid w:val="00F835F6"/>
    <w:rsid w:val="00F92CB6"/>
    <w:rsid w:val="00F93AEE"/>
    <w:rsid w:val="00F93B5D"/>
    <w:rsid w:val="00F94DA7"/>
    <w:rsid w:val="00F96CB4"/>
    <w:rsid w:val="00F97523"/>
    <w:rsid w:val="00FA2693"/>
    <w:rsid w:val="00FA7385"/>
    <w:rsid w:val="00FA73C9"/>
    <w:rsid w:val="00FA7900"/>
    <w:rsid w:val="00FB0AA8"/>
    <w:rsid w:val="00FB2D69"/>
    <w:rsid w:val="00FB6BB7"/>
    <w:rsid w:val="00FD22AE"/>
    <w:rsid w:val="00FD27B2"/>
    <w:rsid w:val="00FD7741"/>
    <w:rsid w:val="00FE0358"/>
    <w:rsid w:val="00FE35A1"/>
    <w:rsid w:val="00FE390A"/>
    <w:rsid w:val="00FF495D"/>
    <w:rsid w:val="010F9C2C"/>
    <w:rsid w:val="01290897"/>
    <w:rsid w:val="0139C5FB"/>
    <w:rsid w:val="0139FA12"/>
    <w:rsid w:val="017D7C35"/>
    <w:rsid w:val="017F0D4C"/>
    <w:rsid w:val="0189EE3F"/>
    <w:rsid w:val="0191DAF7"/>
    <w:rsid w:val="019762FC"/>
    <w:rsid w:val="01C1E16D"/>
    <w:rsid w:val="01C342A1"/>
    <w:rsid w:val="01F48BA9"/>
    <w:rsid w:val="02115E99"/>
    <w:rsid w:val="021DEFE5"/>
    <w:rsid w:val="021E7926"/>
    <w:rsid w:val="0256EFFE"/>
    <w:rsid w:val="025ACDC6"/>
    <w:rsid w:val="026CE6DD"/>
    <w:rsid w:val="027DB628"/>
    <w:rsid w:val="02869F6D"/>
    <w:rsid w:val="0286B8F0"/>
    <w:rsid w:val="029FE58C"/>
    <w:rsid w:val="02BEEBA6"/>
    <w:rsid w:val="02BFEF1F"/>
    <w:rsid w:val="02E08AF5"/>
    <w:rsid w:val="02FDE39B"/>
    <w:rsid w:val="0301CFD7"/>
    <w:rsid w:val="0312A483"/>
    <w:rsid w:val="031C2B9E"/>
    <w:rsid w:val="035D9CE9"/>
    <w:rsid w:val="03630F39"/>
    <w:rsid w:val="036A812D"/>
    <w:rsid w:val="038E0BC0"/>
    <w:rsid w:val="039F23F8"/>
    <w:rsid w:val="03A207F9"/>
    <w:rsid w:val="03BB812D"/>
    <w:rsid w:val="03D5FE95"/>
    <w:rsid w:val="03E5A433"/>
    <w:rsid w:val="03F0B4EE"/>
    <w:rsid w:val="040C0A92"/>
    <w:rsid w:val="040FFCFA"/>
    <w:rsid w:val="045B4ED2"/>
    <w:rsid w:val="04805F1E"/>
    <w:rsid w:val="04833620"/>
    <w:rsid w:val="04A8B369"/>
    <w:rsid w:val="04E17064"/>
    <w:rsid w:val="0512EC8E"/>
    <w:rsid w:val="053147F9"/>
    <w:rsid w:val="05450A65"/>
    <w:rsid w:val="055144D0"/>
    <w:rsid w:val="0597A935"/>
    <w:rsid w:val="05C10C52"/>
    <w:rsid w:val="05CA7FD2"/>
    <w:rsid w:val="05D4793B"/>
    <w:rsid w:val="05E1065D"/>
    <w:rsid w:val="05E21624"/>
    <w:rsid w:val="05EA1481"/>
    <w:rsid w:val="05F61E9F"/>
    <w:rsid w:val="06069E46"/>
    <w:rsid w:val="0614FC3A"/>
    <w:rsid w:val="0618C997"/>
    <w:rsid w:val="06243918"/>
    <w:rsid w:val="063DFD15"/>
    <w:rsid w:val="063F0C37"/>
    <w:rsid w:val="064C440A"/>
    <w:rsid w:val="0668FFD1"/>
    <w:rsid w:val="066FDE91"/>
    <w:rsid w:val="0675978E"/>
    <w:rsid w:val="06B88606"/>
    <w:rsid w:val="06C16A2B"/>
    <w:rsid w:val="06CED24A"/>
    <w:rsid w:val="06F051ED"/>
    <w:rsid w:val="06F23FBC"/>
    <w:rsid w:val="070DA594"/>
    <w:rsid w:val="07296FEE"/>
    <w:rsid w:val="07332D81"/>
    <w:rsid w:val="074EE37C"/>
    <w:rsid w:val="076EA236"/>
    <w:rsid w:val="076EB294"/>
    <w:rsid w:val="076F468A"/>
    <w:rsid w:val="077CD65E"/>
    <w:rsid w:val="078A8A1A"/>
    <w:rsid w:val="079BA703"/>
    <w:rsid w:val="07AEAF38"/>
    <w:rsid w:val="07C7B027"/>
    <w:rsid w:val="07D017B9"/>
    <w:rsid w:val="07F05EFB"/>
    <w:rsid w:val="0820BB90"/>
    <w:rsid w:val="082DA6A7"/>
    <w:rsid w:val="08378B0E"/>
    <w:rsid w:val="084AC1A9"/>
    <w:rsid w:val="084AF8D0"/>
    <w:rsid w:val="0860E9BD"/>
    <w:rsid w:val="08BE4B09"/>
    <w:rsid w:val="08C702D0"/>
    <w:rsid w:val="08D19050"/>
    <w:rsid w:val="08E2F17B"/>
    <w:rsid w:val="08E5769B"/>
    <w:rsid w:val="08E87015"/>
    <w:rsid w:val="08FA8032"/>
    <w:rsid w:val="0911091F"/>
    <w:rsid w:val="091D16E3"/>
    <w:rsid w:val="09495227"/>
    <w:rsid w:val="094AFF23"/>
    <w:rsid w:val="09511F43"/>
    <w:rsid w:val="095173E5"/>
    <w:rsid w:val="0951C0BA"/>
    <w:rsid w:val="0961624B"/>
    <w:rsid w:val="097735D9"/>
    <w:rsid w:val="09876555"/>
    <w:rsid w:val="098ADDD8"/>
    <w:rsid w:val="099D513F"/>
    <w:rsid w:val="09A38F84"/>
    <w:rsid w:val="09A887EB"/>
    <w:rsid w:val="09AF43BE"/>
    <w:rsid w:val="09B215F1"/>
    <w:rsid w:val="09DC8DF9"/>
    <w:rsid w:val="09FE46E2"/>
    <w:rsid w:val="0A08387A"/>
    <w:rsid w:val="0A0AA76D"/>
    <w:rsid w:val="0A381432"/>
    <w:rsid w:val="0A3D14F1"/>
    <w:rsid w:val="0A5851A4"/>
    <w:rsid w:val="0A77A69F"/>
    <w:rsid w:val="0A85411B"/>
    <w:rsid w:val="0A8C57B5"/>
    <w:rsid w:val="0AAA54B9"/>
    <w:rsid w:val="0AAFAE0A"/>
    <w:rsid w:val="0ABC8FC8"/>
    <w:rsid w:val="0AC6B4B5"/>
    <w:rsid w:val="0AE4C0CD"/>
    <w:rsid w:val="0B0098E2"/>
    <w:rsid w:val="0B11A85E"/>
    <w:rsid w:val="0B1E1E64"/>
    <w:rsid w:val="0B20660F"/>
    <w:rsid w:val="0B22F3EF"/>
    <w:rsid w:val="0B23D0BC"/>
    <w:rsid w:val="0B412A92"/>
    <w:rsid w:val="0B458F6C"/>
    <w:rsid w:val="0B4D2751"/>
    <w:rsid w:val="0B514F25"/>
    <w:rsid w:val="0B59E3BA"/>
    <w:rsid w:val="0B912CC1"/>
    <w:rsid w:val="0BA87F03"/>
    <w:rsid w:val="0BDC92CD"/>
    <w:rsid w:val="0BE23D1E"/>
    <w:rsid w:val="0C3671D4"/>
    <w:rsid w:val="0C3D4761"/>
    <w:rsid w:val="0C3E8F74"/>
    <w:rsid w:val="0C451303"/>
    <w:rsid w:val="0C46A6C2"/>
    <w:rsid w:val="0C4F3378"/>
    <w:rsid w:val="0C5D3E61"/>
    <w:rsid w:val="0C768C31"/>
    <w:rsid w:val="0CCEFEEC"/>
    <w:rsid w:val="0CD2C3AC"/>
    <w:rsid w:val="0CE37BC3"/>
    <w:rsid w:val="0CF2E927"/>
    <w:rsid w:val="0D0A0402"/>
    <w:rsid w:val="0D3D0B90"/>
    <w:rsid w:val="0D8601A4"/>
    <w:rsid w:val="0D96674D"/>
    <w:rsid w:val="0D96B762"/>
    <w:rsid w:val="0DB9A421"/>
    <w:rsid w:val="0DCBCF46"/>
    <w:rsid w:val="0DCC5B01"/>
    <w:rsid w:val="0DE99228"/>
    <w:rsid w:val="0E050FAD"/>
    <w:rsid w:val="0E55951A"/>
    <w:rsid w:val="0E5AE06B"/>
    <w:rsid w:val="0E6BC327"/>
    <w:rsid w:val="0E747343"/>
    <w:rsid w:val="0EA352E6"/>
    <w:rsid w:val="0EAC57F2"/>
    <w:rsid w:val="0EBB3234"/>
    <w:rsid w:val="0EBDF2FE"/>
    <w:rsid w:val="0EC2909E"/>
    <w:rsid w:val="0EC7E7AE"/>
    <w:rsid w:val="0ED9C130"/>
    <w:rsid w:val="0EDA0759"/>
    <w:rsid w:val="0EE5F2D7"/>
    <w:rsid w:val="0F15BE4E"/>
    <w:rsid w:val="0F37240D"/>
    <w:rsid w:val="0F8DF3C9"/>
    <w:rsid w:val="0F9EA063"/>
    <w:rsid w:val="0FB15745"/>
    <w:rsid w:val="0FC32292"/>
    <w:rsid w:val="0FD60F90"/>
    <w:rsid w:val="0FD9815C"/>
    <w:rsid w:val="0FEF4CDB"/>
    <w:rsid w:val="10408383"/>
    <w:rsid w:val="10798135"/>
    <w:rsid w:val="10834618"/>
    <w:rsid w:val="10AC58ED"/>
    <w:rsid w:val="10D70530"/>
    <w:rsid w:val="10F730E2"/>
    <w:rsid w:val="113D760B"/>
    <w:rsid w:val="114FCCE3"/>
    <w:rsid w:val="119D741C"/>
    <w:rsid w:val="119ED952"/>
    <w:rsid w:val="11D8E21F"/>
    <w:rsid w:val="11E1C31E"/>
    <w:rsid w:val="11E342AC"/>
    <w:rsid w:val="11F31753"/>
    <w:rsid w:val="11F70DFB"/>
    <w:rsid w:val="121BBF64"/>
    <w:rsid w:val="124A1FB8"/>
    <w:rsid w:val="124C574F"/>
    <w:rsid w:val="124F314F"/>
    <w:rsid w:val="1262F04A"/>
    <w:rsid w:val="126D7376"/>
    <w:rsid w:val="126E30B6"/>
    <w:rsid w:val="12864FF6"/>
    <w:rsid w:val="1286887D"/>
    <w:rsid w:val="1294DA5C"/>
    <w:rsid w:val="12DC6CCB"/>
    <w:rsid w:val="12DE3F47"/>
    <w:rsid w:val="12E84CD8"/>
    <w:rsid w:val="1304F017"/>
    <w:rsid w:val="130BC8AB"/>
    <w:rsid w:val="130E4E2C"/>
    <w:rsid w:val="131BBF74"/>
    <w:rsid w:val="13222D82"/>
    <w:rsid w:val="133AE26C"/>
    <w:rsid w:val="138D9F9E"/>
    <w:rsid w:val="1391019B"/>
    <w:rsid w:val="139BF41F"/>
    <w:rsid w:val="13A99F11"/>
    <w:rsid w:val="13AB0F91"/>
    <w:rsid w:val="13B17C33"/>
    <w:rsid w:val="13CA2529"/>
    <w:rsid w:val="13D93CD8"/>
    <w:rsid w:val="14327BCA"/>
    <w:rsid w:val="1441C171"/>
    <w:rsid w:val="144429ED"/>
    <w:rsid w:val="14489D9C"/>
    <w:rsid w:val="1465F15D"/>
    <w:rsid w:val="146703BE"/>
    <w:rsid w:val="149CEC6E"/>
    <w:rsid w:val="14A80DD2"/>
    <w:rsid w:val="14AB99DB"/>
    <w:rsid w:val="14C32C40"/>
    <w:rsid w:val="14CE74E7"/>
    <w:rsid w:val="1508098D"/>
    <w:rsid w:val="153F2985"/>
    <w:rsid w:val="1543CC29"/>
    <w:rsid w:val="1551ED07"/>
    <w:rsid w:val="15557EC9"/>
    <w:rsid w:val="15736091"/>
    <w:rsid w:val="158F7CB3"/>
    <w:rsid w:val="1591E632"/>
    <w:rsid w:val="1593C116"/>
    <w:rsid w:val="15A36C2A"/>
    <w:rsid w:val="15AC6D2F"/>
    <w:rsid w:val="15BA4700"/>
    <w:rsid w:val="15C745C2"/>
    <w:rsid w:val="15D4AD48"/>
    <w:rsid w:val="15E7D6D9"/>
    <w:rsid w:val="15FFDF45"/>
    <w:rsid w:val="160CAF53"/>
    <w:rsid w:val="1616CE5B"/>
    <w:rsid w:val="1637884A"/>
    <w:rsid w:val="16485344"/>
    <w:rsid w:val="164E1728"/>
    <w:rsid w:val="16573037"/>
    <w:rsid w:val="168B2E04"/>
    <w:rsid w:val="16BD3546"/>
    <w:rsid w:val="172013AE"/>
    <w:rsid w:val="17211BB1"/>
    <w:rsid w:val="17239B47"/>
    <w:rsid w:val="17428D00"/>
    <w:rsid w:val="175BFB7C"/>
    <w:rsid w:val="177E6EB3"/>
    <w:rsid w:val="17CC2980"/>
    <w:rsid w:val="17E16084"/>
    <w:rsid w:val="17E748C7"/>
    <w:rsid w:val="17F7E283"/>
    <w:rsid w:val="182123BB"/>
    <w:rsid w:val="182FDCC1"/>
    <w:rsid w:val="189C6C2D"/>
    <w:rsid w:val="18ABEEA3"/>
    <w:rsid w:val="18B4FB9F"/>
    <w:rsid w:val="18BF0295"/>
    <w:rsid w:val="18C3CB5D"/>
    <w:rsid w:val="18CB1F41"/>
    <w:rsid w:val="18E58A43"/>
    <w:rsid w:val="190282A9"/>
    <w:rsid w:val="192A7C50"/>
    <w:rsid w:val="193EFAEC"/>
    <w:rsid w:val="1940F4BF"/>
    <w:rsid w:val="19730F6D"/>
    <w:rsid w:val="19870EAD"/>
    <w:rsid w:val="198F8153"/>
    <w:rsid w:val="199D2E8C"/>
    <w:rsid w:val="19ABD442"/>
    <w:rsid w:val="19C5085D"/>
    <w:rsid w:val="19DA3D90"/>
    <w:rsid w:val="19E81B9C"/>
    <w:rsid w:val="19F74952"/>
    <w:rsid w:val="1A2CF359"/>
    <w:rsid w:val="1A336B0D"/>
    <w:rsid w:val="1A4C0194"/>
    <w:rsid w:val="1A9CB170"/>
    <w:rsid w:val="1AD51CA6"/>
    <w:rsid w:val="1AD84C54"/>
    <w:rsid w:val="1AE0FF91"/>
    <w:rsid w:val="1B0C0D78"/>
    <w:rsid w:val="1B1A5152"/>
    <w:rsid w:val="1B54190B"/>
    <w:rsid w:val="1B647D45"/>
    <w:rsid w:val="1B683694"/>
    <w:rsid w:val="1B6B6CE0"/>
    <w:rsid w:val="1B7CB4FE"/>
    <w:rsid w:val="1B7E2CF5"/>
    <w:rsid w:val="1B881C9B"/>
    <w:rsid w:val="1B89335A"/>
    <w:rsid w:val="1B9028EE"/>
    <w:rsid w:val="1B908EE2"/>
    <w:rsid w:val="1BD2C5E4"/>
    <w:rsid w:val="1BDCEF00"/>
    <w:rsid w:val="1BE3233C"/>
    <w:rsid w:val="1BEA2437"/>
    <w:rsid w:val="1C063A6E"/>
    <w:rsid w:val="1C07255B"/>
    <w:rsid w:val="1C226433"/>
    <w:rsid w:val="1C263905"/>
    <w:rsid w:val="1C52FEAA"/>
    <w:rsid w:val="1C5A8B66"/>
    <w:rsid w:val="1C8C264F"/>
    <w:rsid w:val="1C93ABB0"/>
    <w:rsid w:val="1C9D8A1B"/>
    <w:rsid w:val="1CD4972B"/>
    <w:rsid w:val="1CFE763D"/>
    <w:rsid w:val="1D06F6B9"/>
    <w:rsid w:val="1D21B346"/>
    <w:rsid w:val="1D39C950"/>
    <w:rsid w:val="1D4D44E9"/>
    <w:rsid w:val="1D752033"/>
    <w:rsid w:val="1DAF94D8"/>
    <w:rsid w:val="1DE1918A"/>
    <w:rsid w:val="1DEF8F3F"/>
    <w:rsid w:val="1E15AF3F"/>
    <w:rsid w:val="1E22D9CE"/>
    <w:rsid w:val="1E44FE66"/>
    <w:rsid w:val="1E58210A"/>
    <w:rsid w:val="1E613663"/>
    <w:rsid w:val="1E66BBDB"/>
    <w:rsid w:val="1E79BA21"/>
    <w:rsid w:val="1E8B1A89"/>
    <w:rsid w:val="1EA41285"/>
    <w:rsid w:val="1ED31EC3"/>
    <w:rsid w:val="1ED5541A"/>
    <w:rsid w:val="1EDBFD0D"/>
    <w:rsid w:val="1EEC9D0C"/>
    <w:rsid w:val="1EF687B0"/>
    <w:rsid w:val="1F163A24"/>
    <w:rsid w:val="1F3BE8C2"/>
    <w:rsid w:val="1F671294"/>
    <w:rsid w:val="1F814D07"/>
    <w:rsid w:val="1F8BE5D0"/>
    <w:rsid w:val="1FA9CD9E"/>
    <w:rsid w:val="1FB69CCB"/>
    <w:rsid w:val="1FDA3245"/>
    <w:rsid w:val="1FE0B62B"/>
    <w:rsid w:val="1FE95F50"/>
    <w:rsid w:val="1FF55FCD"/>
    <w:rsid w:val="1FF827C9"/>
    <w:rsid w:val="201369B9"/>
    <w:rsid w:val="20358BB4"/>
    <w:rsid w:val="204EF816"/>
    <w:rsid w:val="205BEFC5"/>
    <w:rsid w:val="207E229B"/>
    <w:rsid w:val="20A870E4"/>
    <w:rsid w:val="20AB7783"/>
    <w:rsid w:val="20B3652B"/>
    <w:rsid w:val="20BB4C12"/>
    <w:rsid w:val="20BC3B71"/>
    <w:rsid w:val="20DDE71B"/>
    <w:rsid w:val="20E7E9ED"/>
    <w:rsid w:val="20FE6C9F"/>
    <w:rsid w:val="210FB5FA"/>
    <w:rsid w:val="21115DAA"/>
    <w:rsid w:val="2173F69A"/>
    <w:rsid w:val="217A2747"/>
    <w:rsid w:val="217F5153"/>
    <w:rsid w:val="218A37F4"/>
    <w:rsid w:val="218ACD7E"/>
    <w:rsid w:val="21EFBF78"/>
    <w:rsid w:val="21F3EE7F"/>
    <w:rsid w:val="21FB57EB"/>
    <w:rsid w:val="224BE76C"/>
    <w:rsid w:val="22531B70"/>
    <w:rsid w:val="225817B2"/>
    <w:rsid w:val="225B1034"/>
    <w:rsid w:val="2287D1CA"/>
    <w:rsid w:val="22A98A93"/>
    <w:rsid w:val="22AE0EA8"/>
    <w:rsid w:val="22B5ECA5"/>
    <w:rsid w:val="22C3E986"/>
    <w:rsid w:val="22C80AE5"/>
    <w:rsid w:val="22CBC4F7"/>
    <w:rsid w:val="22D95068"/>
    <w:rsid w:val="22F0B673"/>
    <w:rsid w:val="2307938D"/>
    <w:rsid w:val="233868B4"/>
    <w:rsid w:val="23486DCD"/>
    <w:rsid w:val="234A3D41"/>
    <w:rsid w:val="23637EE7"/>
    <w:rsid w:val="2380E611"/>
    <w:rsid w:val="239D9746"/>
    <w:rsid w:val="23B80E5A"/>
    <w:rsid w:val="23CAAE1B"/>
    <w:rsid w:val="23D23723"/>
    <w:rsid w:val="23DF2399"/>
    <w:rsid w:val="23F23142"/>
    <w:rsid w:val="24315777"/>
    <w:rsid w:val="245479CC"/>
    <w:rsid w:val="246A3068"/>
    <w:rsid w:val="247A21DC"/>
    <w:rsid w:val="248B543B"/>
    <w:rsid w:val="24AD88E2"/>
    <w:rsid w:val="24B117E7"/>
    <w:rsid w:val="24BC2071"/>
    <w:rsid w:val="24C02735"/>
    <w:rsid w:val="24CFBBD9"/>
    <w:rsid w:val="24F42238"/>
    <w:rsid w:val="25022944"/>
    <w:rsid w:val="25228155"/>
    <w:rsid w:val="25545199"/>
    <w:rsid w:val="2554AFC9"/>
    <w:rsid w:val="2585A7FC"/>
    <w:rsid w:val="2598C4AD"/>
    <w:rsid w:val="25A1AD76"/>
    <w:rsid w:val="25C385C2"/>
    <w:rsid w:val="25DAE252"/>
    <w:rsid w:val="25E759E2"/>
    <w:rsid w:val="25EFA929"/>
    <w:rsid w:val="2612E312"/>
    <w:rsid w:val="2613ACC1"/>
    <w:rsid w:val="264B113D"/>
    <w:rsid w:val="2671F410"/>
    <w:rsid w:val="267F3F33"/>
    <w:rsid w:val="26DA38CA"/>
    <w:rsid w:val="26EFCFAB"/>
    <w:rsid w:val="26FDBED0"/>
    <w:rsid w:val="2701CC6F"/>
    <w:rsid w:val="2745E496"/>
    <w:rsid w:val="2746F1E7"/>
    <w:rsid w:val="2770B61F"/>
    <w:rsid w:val="2772A18F"/>
    <w:rsid w:val="277FAFBD"/>
    <w:rsid w:val="27E54FBC"/>
    <w:rsid w:val="28078F0A"/>
    <w:rsid w:val="28134221"/>
    <w:rsid w:val="2816E8C5"/>
    <w:rsid w:val="2831900E"/>
    <w:rsid w:val="28471C86"/>
    <w:rsid w:val="284B90A7"/>
    <w:rsid w:val="284F527E"/>
    <w:rsid w:val="28582005"/>
    <w:rsid w:val="28634D68"/>
    <w:rsid w:val="286516DB"/>
    <w:rsid w:val="28B05A77"/>
    <w:rsid w:val="28BB281C"/>
    <w:rsid w:val="28BC8EFD"/>
    <w:rsid w:val="28EDBC67"/>
    <w:rsid w:val="2949B6E4"/>
    <w:rsid w:val="294A6748"/>
    <w:rsid w:val="294D1B67"/>
    <w:rsid w:val="297C614D"/>
    <w:rsid w:val="29A581AD"/>
    <w:rsid w:val="29A98B4B"/>
    <w:rsid w:val="29C2FB8F"/>
    <w:rsid w:val="29C9A6AB"/>
    <w:rsid w:val="29D6137F"/>
    <w:rsid w:val="29D89C6D"/>
    <w:rsid w:val="2A333E65"/>
    <w:rsid w:val="2A4168D7"/>
    <w:rsid w:val="2A58AB1B"/>
    <w:rsid w:val="2A7D1F72"/>
    <w:rsid w:val="2A9C1713"/>
    <w:rsid w:val="2AA2717B"/>
    <w:rsid w:val="2ADC52B8"/>
    <w:rsid w:val="2ADC5DC4"/>
    <w:rsid w:val="2AF5B500"/>
    <w:rsid w:val="2AF7DAA4"/>
    <w:rsid w:val="2AFB14AB"/>
    <w:rsid w:val="2B216856"/>
    <w:rsid w:val="2B56F2A2"/>
    <w:rsid w:val="2B6697B6"/>
    <w:rsid w:val="2B6BB8C9"/>
    <w:rsid w:val="2B71AA98"/>
    <w:rsid w:val="2B7B4D8B"/>
    <w:rsid w:val="2B8512E2"/>
    <w:rsid w:val="2B8ADF7C"/>
    <w:rsid w:val="2B8B0B6E"/>
    <w:rsid w:val="2B97343C"/>
    <w:rsid w:val="2BAF693C"/>
    <w:rsid w:val="2BB569DE"/>
    <w:rsid w:val="2BC2300F"/>
    <w:rsid w:val="2BCBEB07"/>
    <w:rsid w:val="2BD2BC4D"/>
    <w:rsid w:val="2BDA3CB4"/>
    <w:rsid w:val="2BDAC66C"/>
    <w:rsid w:val="2BEE96C9"/>
    <w:rsid w:val="2C142ABE"/>
    <w:rsid w:val="2C1D97CF"/>
    <w:rsid w:val="2C3F8086"/>
    <w:rsid w:val="2C54FAD3"/>
    <w:rsid w:val="2C5DC3A7"/>
    <w:rsid w:val="2C77BC06"/>
    <w:rsid w:val="2C7882AF"/>
    <w:rsid w:val="2C8D80B7"/>
    <w:rsid w:val="2CCBFD9C"/>
    <w:rsid w:val="2CD5510F"/>
    <w:rsid w:val="2CF3A00E"/>
    <w:rsid w:val="2D0825ED"/>
    <w:rsid w:val="2D0E6475"/>
    <w:rsid w:val="2D198A0F"/>
    <w:rsid w:val="2D3C5F8C"/>
    <w:rsid w:val="2D45934E"/>
    <w:rsid w:val="2D4A7C4E"/>
    <w:rsid w:val="2D52E3DA"/>
    <w:rsid w:val="2D7EEF58"/>
    <w:rsid w:val="2D86CE06"/>
    <w:rsid w:val="2D931029"/>
    <w:rsid w:val="2DA13878"/>
    <w:rsid w:val="2DA43D42"/>
    <w:rsid w:val="2DDAFC1C"/>
    <w:rsid w:val="2DF51CDE"/>
    <w:rsid w:val="2E362668"/>
    <w:rsid w:val="2E4DD155"/>
    <w:rsid w:val="2E54C6F3"/>
    <w:rsid w:val="2E5642DA"/>
    <w:rsid w:val="2E6BC82A"/>
    <w:rsid w:val="2E7002C9"/>
    <w:rsid w:val="2E71FC7F"/>
    <w:rsid w:val="2E8CBD3A"/>
    <w:rsid w:val="2E96E53C"/>
    <w:rsid w:val="2E97ED36"/>
    <w:rsid w:val="2EA08E90"/>
    <w:rsid w:val="2EB794CA"/>
    <w:rsid w:val="2EE6DF19"/>
    <w:rsid w:val="2F09C44B"/>
    <w:rsid w:val="2F3D84F9"/>
    <w:rsid w:val="2F52790C"/>
    <w:rsid w:val="2F6FB8E4"/>
    <w:rsid w:val="2F706E0B"/>
    <w:rsid w:val="2F7424EE"/>
    <w:rsid w:val="2F8F98E7"/>
    <w:rsid w:val="2F9025C8"/>
    <w:rsid w:val="2F914576"/>
    <w:rsid w:val="2FA71C2A"/>
    <w:rsid w:val="2FB67385"/>
    <w:rsid w:val="2FBA11A1"/>
    <w:rsid w:val="2FE1A6A2"/>
    <w:rsid w:val="2FE2A8AD"/>
    <w:rsid w:val="2FE35BE3"/>
    <w:rsid w:val="2FF96914"/>
    <w:rsid w:val="2FFD4054"/>
    <w:rsid w:val="30019EA1"/>
    <w:rsid w:val="301A629C"/>
    <w:rsid w:val="3031A22A"/>
    <w:rsid w:val="30364128"/>
    <w:rsid w:val="30671F7E"/>
    <w:rsid w:val="3077281D"/>
    <w:rsid w:val="3091E87E"/>
    <w:rsid w:val="30B3915B"/>
    <w:rsid w:val="30DECF3E"/>
    <w:rsid w:val="3119AAB5"/>
    <w:rsid w:val="3124D82C"/>
    <w:rsid w:val="312A6ACB"/>
    <w:rsid w:val="31871E5D"/>
    <w:rsid w:val="31975BD1"/>
    <w:rsid w:val="31980B0F"/>
    <w:rsid w:val="31BA223B"/>
    <w:rsid w:val="31C66DFD"/>
    <w:rsid w:val="31E17949"/>
    <w:rsid w:val="32015BFE"/>
    <w:rsid w:val="3225EC32"/>
    <w:rsid w:val="322F655D"/>
    <w:rsid w:val="3232D511"/>
    <w:rsid w:val="324AC977"/>
    <w:rsid w:val="325A16DD"/>
    <w:rsid w:val="326DF01C"/>
    <w:rsid w:val="328EBFF9"/>
    <w:rsid w:val="328FD26F"/>
    <w:rsid w:val="32AA5BEB"/>
    <w:rsid w:val="32AE99DA"/>
    <w:rsid w:val="32C8E6CA"/>
    <w:rsid w:val="32D03748"/>
    <w:rsid w:val="32D7D84B"/>
    <w:rsid w:val="3319F02F"/>
    <w:rsid w:val="331D0085"/>
    <w:rsid w:val="331D42D0"/>
    <w:rsid w:val="335401E7"/>
    <w:rsid w:val="33886ABF"/>
    <w:rsid w:val="338FF882"/>
    <w:rsid w:val="33ACC77F"/>
    <w:rsid w:val="33B8628D"/>
    <w:rsid w:val="33BF48BD"/>
    <w:rsid w:val="33C0C9B1"/>
    <w:rsid w:val="33E6E102"/>
    <w:rsid w:val="34219FBC"/>
    <w:rsid w:val="34370AA5"/>
    <w:rsid w:val="344BB957"/>
    <w:rsid w:val="3470AA5D"/>
    <w:rsid w:val="3473ED9B"/>
    <w:rsid w:val="34A639F6"/>
    <w:rsid w:val="34B1B7B7"/>
    <w:rsid w:val="34BD9CD3"/>
    <w:rsid w:val="34BE47D1"/>
    <w:rsid w:val="35489A82"/>
    <w:rsid w:val="35707565"/>
    <w:rsid w:val="35768A84"/>
    <w:rsid w:val="3586685C"/>
    <w:rsid w:val="35D49AD8"/>
    <w:rsid w:val="35FE2FFC"/>
    <w:rsid w:val="35FE6DEC"/>
    <w:rsid w:val="3636A1DE"/>
    <w:rsid w:val="3688E0C5"/>
    <w:rsid w:val="3698644C"/>
    <w:rsid w:val="36BB0D49"/>
    <w:rsid w:val="36DF8943"/>
    <w:rsid w:val="36E6E878"/>
    <w:rsid w:val="372511B1"/>
    <w:rsid w:val="373F9E97"/>
    <w:rsid w:val="373FF2F5"/>
    <w:rsid w:val="37540A36"/>
    <w:rsid w:val="375AA46D"/>
    <w:rsid w:val="3780A449"/>
    <w:rsid w:val="378137DC"/>
    <w:rsid w:val="37A0F6CA"/>
    <w:rsid w:val="37A5F142"/>
    <w:rsid w:val="37AE84C9"/>
    <w:rsid w:val="37BE033C"/>
    <w:rsid w:val="37BF50A2"/>
    <w:rsid w:val="37E386E6"/>
    <w:rsid w:val="37F260C8"/>
    <w:rsid w:val="37FD7FF3"/>
    <w:rsid w:val="37FE03E1"/>
    <w:rsid w:val="38180531"/>
    <w:rsid w:val="38441BF9"/>
    <w:rsid w:val="38A151E3"/>
    <w:rsid w:val="390D797E"/>
    <w:rsid w:val="3934EC5F"/>
    <w:rsid w:val="3944E296"/>
    <w:rsid w:val="39536014"/>
    <w:rsid w:val="3956D42D"/>
    <w:rsid w:val="39923E0C"/>
    <w:rsid w:val="399B1711"/>
    <w:rsid w:val="39AB384B"/>
    <w:rsid w:val="39BD7D23"/>
    <w:rsid w:val="39D00001"/>
    <w:rsid w:val="39D8BA3F"/>
    <w:rsid w:val="39E4C6A7"/>
    <w:rsid w:val="3A24B87C"/>
    <w:rsid w:val="3A3B774A"/>
    <w:rsid w:val="3AACEF12"/>
    <w:rsid w:val="3ACB59C4"/>
    <w:rsid w:val="3B003010"/>
    <w:rsid w:val="3B0FFFAA"/>
    <w:rsid w:val="3B40221E"/>
    <w:rsid w:val="3B79A373"/>
    <w:rsid w:val="3B8D2AC3"/>
    <w:rsid w:val="3BE0A643"/>
    <w:rsid w:val="3C176D3B"/>
    <w:rsid w:val="3C1A9BB1"/>
    <w:rsid w:val="3C25BFFE"/>
    <w:rsid w:val="3C5AE64C"/>
    <w:rsid w:val="3C753858"/>
    <w:rsid w:val="3C8D585E"/>
    <w:rsid w:val="3C8DD68C"/>
    <w:rsid w:val="3C9CDA1C"/>
    <w:rsid w:val="3C9E7A32"/>
    <w:rsid w:val="3CA777BD"/>
    <w:rsid w:val="3CAE169C"/>
    <w:rsid w:val="3CB2D6F2"/>
    <w:rsid w:val="3CD54831"/>
    <w:rsid w:val="3CDB8A4E"/>
    <w:rsid w:val="3CEB0B4F"/>
    <w:rsid w:val="3CEBF294"/>
    <w:rsid w:val="3CF1737A"/>
    <w:rsid w:val="3D1BD219"/>
    <w:rsid w:val="3D3C456C"/>
    <w:rsid w:val="3D44C2AA"/>
    <w:rsid w:val="3D4E7FD6"/>
    <w:rsid w:val="3D525F37"/>
    <w:rsid w:val="3D613DEA"/>
    <w:rsid w:val="3D6ECD23"/>
    <w:rsid w:val="3D79A2D0"/>
    <w:rsid w:val="3D7FC28F"/>
    <w:rsid w:val="3D858125"/>
    <w:rsid w:val="3DBDAF21"/>
    <w:rsid w:val="3E087555"/>
    <w:rsid w:val="3E1834E5"/>
    <w:rsid w:val="3E425E58"/>
    <w:rsid w:val="3E487FB5"/>
    <w:rsid w:val="3E9DFEB9"/>
    <w:rsid w:val="3EB21340"/>
    <w:rsid w:val="3EBB8A0B"/>
    <w:rsid w:val="3ED18176"/>
    <w:rsid w:val="3EF4BA37"/>
    <w:rsid w:val="3F09A020"/>
    <w:rsid w:val="3F0A18C7"/>
    <w:rsid w:val="3F0D0648"/>
    <w:rsid w:val="3F6466AF"/>
    <w:rsid w:val="3F956A62"/>
    <w:rsid w:val="3FB1F71E"/>
    <w:rsid w:val="3FE435C9"/>
    <w:rsid w:val="3FE6CD1B"/>
    <w:rsid w:val="3FEBB74A"/>
    <w:rsid w:val="401DBD7A"/>
    <w:rsid w:val="402E8179"/>
    <w:rsid w:val="40414E05"/>
    <w:rsid w:val="40535F96"/>
    <w:rsid w:val="4059E2F3"/>
    <w:rsid w:val="4082AE39"/>
    <w:rsid w:val="408A4E41"/>
    <w:rsid w:val="40CDA785"/>
    <w:rsid w:val="40DF5A5F"/>
    <w:rsid w:val="41191A8C"/>
    <w:rsid w:val="4126D297"/>
    <w:rsid w:val="4137E157"/>
    <w:rsid w:val="413C6469"/>
    <w:rsid w:val="414C4C5F"/>
    <w:rsid w:val="414DDAB6"/>
    <w:rsid w:val="416186C9"/>
    <w:rsid w:val="416EB1DB"/>
    <w:rsid w:val="417A7D6C"/>
    <w:rsid w:val="418BC8A1"/>
    <w:rsid w:val="41B0C284"/>
    <w:rsid w:val="41E521A6"/>
    <w:rsid w:val="41FD1B68"/>
    <w:rsid w:val="42048CB2"/>
    <w:rsid w:val="422B496D"/>
    <w:rsid w:val="423E5C34"/>
    <w:rsid w:val="4249FFA6"/>
    <w:rsid w:val="4251FCAD"/>
    <w:rsid w:val="4254B525"/>
    <w:rsid w:val="42562746"/>
    <w:rsid w:val="4281C280"/>
    <w:rsid w:val="428795FF"/>
    <w:rsid w:val="429CFDA2"/>
    <w:rsid w:val="42AD00D9"/>
    <w:rsid w:val="42C886FE"/>
    <w:rsid w:val="42C905FB"/>
    <w:rsid w:val="42DC0062"/>
    <w:rsid w:val="42E1A771"/>
    <w:rsid w:val="42E2D030"/>
    <w:rsid w:val="430482C2"/>
    <w:rsid w:val="4307AA18"/>
    <w:rsid w:val="4366E3CF"/>
    <w:rsid w:val="436AADBF"/>
    <w:rsid w:val="43881B5A"/>
    <w:rsid w:val="43A1586D"/>
    <w:rsid w:val="43A40A2B"/>
    <w:rsid w:val="43CF3D5E"/>
    <w:rsid w:val="43FC9F33"/>
    <w:rsid w:val="440ABBE9"/>
    <w:rsid w:val="440DEE86"/>
    <w:rsid w:val="440FF194"/>
    <w:rsid w:val="4412E2E0"/>
    <w:rsid w:val="44290148"/>
    <w:rsid w:val="442F0AAB"/>
    <w:rsid w:val="443BF61B"/>
    <w:rsid w:val="447B5B97"/>
    <w:rsid w:val="449F9AE2"/>
    <w:rsid w:val="44A46CF2"/>
    <w:rsid w:val="44B29B95"/>
    <w:rsid w:val="44B29F9C"/>
    <w:rsid w:val="44BE4799"/>
    <w:rsid w:val="44D16A95"/>
    <w:rsid w:val="44D33C3B"/>
    <w:rsid w:val="44D97C23"/>
    <w:rsid w:val="44DFEB07"/>
    <w:rsid w:val="44E30DD9"/>
    <w:rsid w:val="44EEBC26"/>
    <w:rsid w:val="44F932D6"/>
    <w:rsid w:val="44F93B1E"/>
    <w:rsid w:val="450199AD"/>
    <w:rsid w:val="45155497"/>
    <w:rsid w:val="45280520"/>
    <w:rsid w:val="452FDD81"/>
    <w:rsid w:val="45352C1E"/>
    <w:rsid w:val="455E7E66"/>
    <w:rsid w:val="45607217"/>
    <w:rsid w:val="45A0F3A8"/>
    <w:rsid w:val="45A72675"/>
    <w:rsid w:val="45AB65E6"/>
    <w:rsid w:val="45B53856"/>
    <w:rsid w:val="45BE8BA9"/>
    <w:rsid w:val="45C526AC"/>
    <w:rsid w:val="45CAF7DD"/>
    <w:rsid w:val="45D96E08"/>
    <w:rsid w:val="45F29673"/>
    <w:rsid w:val="4648ED3D"/>
    <w:rsid w:val="469C9FF5"/>
    <w:rsid w:val="469F9828"/>
    <w:rsid w:val="46A29997"/>
    <w:rsid w:val="46AD3FDE"/>
    <w:rsid w:val="46E6A87B"/>
    <w:rsid w:val="46FA0962"/>
    <w:rsid w:val="46FD274C"/>
    <w:rsid w:val="470C8A2E"/>
    <w:rsid w:val="471B5081"/>
    <w:rsid w:val="4744865B"/>
    <w:rsid w:val="4750AAA8"/>
    <w:rsid w:val="4759679B"/>
    <w:rsid w:val="475DA38E"/>
    <w:rsid w:val="47605423"/>
    <w:rsid w:val="4766480B"/>
    <w:rsid w:val="4771C260"/>
    <w:rsid w:val="477674C6"/>
    <w:rsid w:val="477B86AD"/>
    <w:rsid w:val="477BADA7"/>
    <w:rsid w:val="477E2143"/>
    <w:rsid w:val="478FECD9"/>
    <w:rsid w:val="47975595"/>
    <w:rsid w:val="47ACDC88"/>
    <w:rsid w:val="47B25AB7"/>
    <w:rsid w:val="47C8850F"/>
    <w:rsid w:val="47C91D43"/>
    <w:rsid w:val="47E34E74"/>
    <w:rsid w:val="47F02F19"/>
    <w:rsid w:val="47FCD755"/>
    <w:rsid w:val="481A069E"/>
    <w:rsid w:val="48230261"/>
    <w:rsid w:val="482A0056"/>
    <w:rsid w:val="4844450A"/>
    <w:rsid w:val="48648B86"/>
    <w:rsid w:val="4890D61A"/>
    <w:rsid w:val="489EDAEE"/>
    <w:rsid w:val="489F3360"/>
    <w:rsid w:val="48A8B49D"/>
    <w:rsid w:val="48B0EE0C"/>
    <w:rsid w:val="48E05BC7"/>
    <w:rsid w:val="48E262CE"/>
    <w:rsid w:val="48FE5DD5"/>
    <w:rsid w:val="48FF15B7"/>
    <w:rsid w:val="49057CD7"/>
    <w:rsid w:val="4916A262"/>
    <w:rsid w:val="4928FEED"/>
    <w:rsid w:val="493726A9"/>
    <w:rsid w:val="494507FF"/>
    <w:rsid w:val="49533722"/>
    <w:rsid w:val="4953F8E2"/>
    <w:rsid w:val="496F2100"/>
    <w:rsid w:val="49706D44"/>
    <w:rsid w:val="49715146"/>
    <w:rsid w:val="49778AA8"/>
    <w:rsid w:val="497EA238"/>
    <w:rsid w:val="49809DC0"/>
    <w:rsid w:val="4997C71C"/>
    <w:rsid w:val="49A43842"/>
    <w:rsid w:val="49D28CFC"/>
    <w:rsid w:val="49D938F2"/>
    <w:rsid w:val="49DB499A"/>
    <w:rsid w:val="49DB9527"/>
    <w:rsid w:val="49E7CC4A"/>
    <w:rsid w:val="49EA963A"/>
    <w:rsid w:val="49FCC636"/>
    <w:rsid w:val="4A134BB8"/>
    <w:rsid w:val="4A171433"/>
    <w:rsid w:val="4A3920CA"/>
    <w:rsid w:val="4A3B2157"/>
    <w:rsid w:val="4A490C34"/>
    <w:rsid w:val="4A4AF92A"/>
    <w:rsid w:val="4AA53BD9"/>
    <w:rsid w:val="4AA76802"/>
    <w:rsid w:val="4ABC127F"/>
    <w:rsid w:val="4AC9C159"/>
    <w:rsid w:val="4AC9E357"/>
    <w:rsid w:val="4ACE39B1"/>
    <w:rsid w:val="4AF2C9C1"/>
    <w:rsid w:val="4AFA6855"/>
    <w:rsid w:val="4B13A815"/>
    <w:rsid w:val="4B1E0FA2"/>
    <w:rsid w:val="4B4C3351"/>
    <w:rsid w:val="4B5223E8"/>
    <w:rsid w:val="4B6C67F3"/>
    <w:rsid w:val="4B7F70B5"/>
    <w:rsid w:val="4BA3E6D8"/>
    <w:rsid w:val="4BB2AF4F"/>
    <w:rsid w:val="4BCB0B88"/>
    <w:rsid w:val="4BEB16CB"/>
    <w:rsid w:val="4BF551AE"/>
    <w:rsid w:val="4BFF4876"/>
    <w:rsid w:val="4C1BFF58"/>
    <w:rsid w:val="4C2406F6"/>
    <w:rsid w:val="4C2F9804"/>
    <w:rsid w:val="4C362F45"/>
    <w:rsid w:val="4C3AC3F6"/>
    <w:rsid w:val="4C6408EA"/>
    <w:rsid w:val="4C68F93E"/>
    <w:rsid w:val="4CA16D31"/>
    <w:rsid w:val="4CA89281"/>
    <w:rsid w:val="4CB6A94D"/>
    <w:rsid w:val="4CC3C565"/>
    <w:rsid w:val="4CD5D303"/>
    <w:rsid w:val="4CE28D0E"/>
    <w:rsid w:val="4CF4142F"/>
    <w:rsid w:val="4D1D99F7"/>
    <w:rsid w:val="4D34F50F"/>
    <w:rsid w:val="4D38947B"/>
    <w:rsid w:val="4D953757"/>
    <w:rsid w:val="4D9554EE"/>
    <w:rsid w:val="4D958B18"/>
    <w:rsid w:val="4DDC47AC"/>
    <w:rsid w:val="4DF08ED5"/>
    <w:rsid w:val="4DF10CF0"/>
    <w:rsid w:val="4DFB2676"/>
    <w:rsid w:val="4E4572BD"/>
    <w:rsid w:val="4E50C584"/>
    <w:rsid w:val="4E5A7783"/>
    <w:rsid w:val="4E6722FF"/>
    <w:rsid w:val="4E743EE5"/>
    <w:rsid w:val="4E806AA8"/>
    <w:rsid w:val="4E83E5CE"/>
    <w:rsid w:val="4E8881C1"/>
    <w:rsid w:val="4E9955CC"/>
    <w:rsid w:val="4EB105F6"/>
    <w:rsid w:val="4EEB2D99"/>
    <w:rsid w:val="4F0D19B6"/>
    <w:rsid w:val="4F166955"/>
    <w:rsid w:val="4F2B8921"/>
    <w:rsid w:val="4F2FC21B"/>
    <w:rsid w:val="4F3D9737"/>
    <w:rsid w:val="4F5BBC46"/>
    <w:rsid w:val="4F5DBC5F"/>
    <w:rsid w:val="4F972C58"/>
    <w:rsid w:val="4FA57560"/>
    <w:rsid w:val="4FB026C0"/>
    <w:rsid w:val="4FB0E54A"/>
    <w:rsid w:val="4FC88C40"/>
    <w:rsid w:val="4FDF27D2"/>
    <w:rsid w:val="4FEFF23D"/>
    <w:rsid w:val="50047478"/>
    <w:rsid w:val="50194C1C"/>
    <w:rsid w:val="503F8C57"/>
    <w:rsid w:val="507A74EC"/>
    <w:rsid w:val="507B998B"/>
    <w:rsid w:val="507C741C"/>
    <w:rsid w:val="5095203A"/>
    <w:rsid w:val="50A0DD0B"/>
    <w:rsid w:val="50AA41B3"/>
    <w:rsid w:val="50AC2FBA"/>
    <w:rsid w:val="50DDCA8C"/>
    <w:rsid w:val="50E0D815"/>
    <w:rsid w:val="50E2B610"/>
    <w:rsid w:val="5107868B"/>
    <w:rsid w:val="51234B6C"/>
    <w:rsid w:val="5124F60A"/>
    <w:rsid w:val="512A8757"/>
    <w:rsid w:val="512F59F6"/>
    <w:rsid w:val="51311623"/>
    <w:rsid w:val="51479D0D"/>
    <w:rsid w:val="516411E0"/>
    <w:rsid w:val="5168B67D"/>
    <w:rsid w:val="5184BA09"/>
    <w:rsid w:val="518E0E06"/>
    <w:rsid w:val="519DC559"/>
    <w:rsid w:val="51C6A171"/>
    <w:rsid w:val="51C7FF91"/>
    <w:rsid w:val="51C978A6"/>
    <w:rsid w:val="51DAE86C"/>
    <w:rsid w:val="51F5DFC4"/>
    <w:rsid w:val="525C461B"/>
    <w:rsid w:val="52677937"/>
    <w:rsid w:val="526A4394"/>
    <w:rsid w:val="526B5397"/>
    <w:rsid w:val="526BE241"/>
    <w:rsid w:val="52808234"/>
    <w:rsid w:val="5283826F"/>
    <w:rsid w:val="52A7752A"/>
    <w:rsid w:val="52B4E0E1"/>
    <w:rsid w:val="52C44295"/>
    <w:rsid w:val="52D2AED3"/>
    <w:rsid w:val="52DC4AE9"/>
    <w:rsid w:val="52DEB5DD"/>
    <w:rsid w:val="5312E8C5"/>
    <w:rsid w:val="532A86F5"/>
    <w:rsid w:val="532E0AF8"/>
    <w:rsid w:val="53624717"/>
    <w:rsid w:val="536A47A4"/>
    <w:rsid w:val="5388C4BE"/>
    <w:rsid w:val="53A96260"/>
    <w:rsid w:val="53AC0D82"/>
    <w:rsid w:val="53B414DF"/>
    <w:rsid w:val="53B4B7CF"/>
    <w:rsid w:val="53C74F12"/>
    <w:rsid w:val="53EAE297"/>
    <w:rsid w:val="53F2AC6E"/>
    <w:rsid w:val="53F5BD51"/>
    <w:rsid w:val="540F5218"/>
    <w:rsid w:val="541C72A0"/>
    <w:rsid w:val="5427C3AA"/>
    <w:rsid w:val="543012B9"/>
    <w:rsid w:val="54310F29"/>
    <w:rsid w:val="544139A7"/>
    <w:rsid w:val="545BEAE5"/>
    <w:rsid w:val="545F27CF"/>
    <w:rsid w:val="54F3F035"/>
    <w:rsid w:val="55134771"/>
    <w:rsid w:val="551538F1"/>
    <w:rsid w:val="551E28ED"/>
    <w:rsid w:val="5530489C"/>
    <w:rsid w:val="555CD813"/>
    <w:rsid w:val="5590B23A"/>
    <w:rsid w:val="55CA220A"/>
    <w:rsid w:val="56232DDB"/>
    <w:rsid w:val="563495C6"/>
    <w:rsid w:val="563A0C6B"/>
    <w:rsid w:val="56454641"/>
    <w:rsid w:val="56460B81"/>
    <w:rsid w:val="566CE73E"/>
    <w:rsid w:val="56B6BC93"/>
    <w:rsid w:val="56BCACAF"/>
    <w:rsid w:val="56C01EC9"/>
    <w:rsid w:val="56D79A11"/>
    <w:rsid w:val="56E6549D"/>
    <w:rsid w:val="56EFCA0D"/>
    <w:rsid w:val="571D6506"/>
    <w:rsid w:val="57290C85"/>
    <w:rsid w:val="5745449B"/>
    <w:rsid w:val="574F64FB"/>
    <w:rsid w:val="57535FB9"/>
    <w:rsid w:val="575849E5"/>
    <w:rsid w:val="576576D9"/>
    <w:rsid w:val="57871CFF"/>
    <w:rsid w:val="579D4447"/>
    <w:rsid w:val="57A59AB4"/>
    <w:rsid w:val="57AED3E7"/>
    <w:rsid w:val="57B4DDE0"/>
    <w:rsid w:val="57E9B562"/>
    <w:rsid w:val="57FA157C"/>
    <w:rsid w:val="57FF63AC"/>
    <w:rsid w:val="581A7420"/>
    <w:rsid w:val="5854E3FC"/>
    <w:rsid w:val="586F5C03"/>
    <w:rsid w:val="5882A14F"/>
    <w:rsid w:val="58946B34"/>
    <w:rsid w:val="58A4A16E"/>
    <w:rsid w:val="58A71CBB"/>
    <w:rsid w:val="58AC1255"/>
    <w:rsid w:val="58D22313"/>
    <w:rsid w:val="58E767F1"/>
    <w:rsid w:val="58EE5C98"/>
    <w:rsid w:val="5909608E"/>
    <w:rsid w:val="5915B783"/>
    <w:rsid w:val="5921B6B0"/>
    <w:rsid w:val="59291E6E"/>
    <w:rsid w:val="592E195F"/>
    <w:rsid w:val="5930D03D"/>
    <w:rsid w:val="59435BD0"/>
    <w:rsid w:val="597E594B"/>
    <w:rsid w:val="599A4DAA"/>
    <w:rsid w:val="59A08138"/>
    <w:rsid w:val="59A45B38"/>
    <w:rsid w:val="59BC1CAF"/>
    <w:rsid w:val="59C997EC"/>
    <w:rsid w:val="59DF91CF"/>
    <w:rsid w:val="5A46016D"/>
    <w:rsid w:val="5A50039F"/>
    <w:rsid w:val="5A57AB03"/>
    <w:rsid w:val="5A6AE361"/>
    <w:rsid w:val="5A92A7BE"/>
    <w:rsid w:val="5AA89471"/>
    <w:rsid w:val="5AAAE840"/>
    <w:rsid w:val="5ACA7A3F"/>
    <w:rsid w:val="5ADDC451"/>
    <w:rsid w:val="5AFBEA0B"/>
    <w:rsid w:val="5B1C18FD"/>
    <w:rsid w:val="5B780EBA"/>
    <w:rsid w:val="5B78F31E"/>
    <w:rsid w:val="5B8E5510"/>
    <w:rsid w:val="5BA260F3"/>
    <w:rsid w:val="5BEC7D2A"/>
    <w:rsid w:val="5BFECEE9"/>
    <w:rsid w:val="5C126F40"/>
    <w:rsid w:val="5C1C8147"/>
    <w:rsid w:val="5C2F9DF5"/>
    <w:rsid w:val="5C400C6F"/>
    <w:rsid w:val="5C44EB49"/>
    <w:rsid w:val="5C4AB96F"/>
    <w:rsid w:val="5CBDABB4"/>
    <w:rsid w:val="5CC4085E"/>
    <w:rsid w:val="5CD16402"/>
    <w:rsid w:val="5CDCDBFA"/>
    <w:rsid w:val="5D3960B5"/>
    <w:rsid w:val="5D4AAA79"/>
    <w:rsid w:val="5D5DBB7E"/>
    <w:rsid w:val="5D61C9F3"/>
    <w:rsid w:val="5D76C768"/>
    <w:rsid w:val="5D848F8B"/>
    <w:rsid w:val="5D89DB6F"/>
    <w:rsid w:val="5DB3263C"/>
    <w:rsid w:val="5DD41C20"/>
    <w:rsid w:val="5DF6C25D"/>
    <w:rsid w:val="5E1E9C87"/>
    <w:rsid w:val="5E1F74F2"/>
    <w:rsid w:val="5E24CBDC"/>
    <w:rsid w:val="5E29D8F8"/>
    <w:rsid w:val="5E30837D"/>
    <w:rsid w:val="5E4420E1"/>
    <w:rsid w:val="5E559B89"/>
    <w:rsid w:val="5E5C5716"/>
    <w:rsid w:val="5EAECAF2"/>
    <w:rsid w:val="5EC0299F"/>
    <w:rsid w:val="5EC096A2"/>
    <w:rsid w:val="5EDDF392"/>
    <w:rsid w:val="5EE20DC9"/>
    <w:rsid w:val="5F00567C"/>
    <w:rsid w:val="5F0725EA"/>
    <w:rsid w:val="5F339702"/>
    <w:rsid w:val="5F371491"/>
    <w:rsid w:val="5F6449F3"/>
    <w:rsid w:val="5F7B1340"/>
    <w:rsid w:val="5F863BF5"/>
    <w:rsid w:val="5FA3414D"/>
    <w:rsid w:val="5FB4AD77"/>
    <w:rsid w:val="5FC3745D"/>
    <w:rsid w:val="5FD9867D"/>
    <w:rsid w:val="5FE5E92E"/>
    <w:rsid w:val="5FF3B193"/>
    <w:rsid w:val="600AA17C"/>
    <w:rsid w:val="6010315F"/>
    <w:rsid w:val="60158204"/>
    <w:rsid w:val="6024001B"/>
    <w:rsid w:val="6046C1F2"/>
    <w:rsid w:val="604AAD4C"/>
    <w:rsid w:val="60729361"/>
    <w:rsid w:val="6084C4BC"/>
    <w:rsid w:val="608D7DD1"/>
    <w:rsid w:val="60966F59"/>
    <w:rsid w:val="609DD96C"/>
    <w:rsid w:val="60A88AF1"/>
    <w:rsid w:val="60C1AC74"/>
    <w:rsid w:val="60D3DCBF"/>
    <w:rsid w:val="60D7D8B3"/>
    <w:rsid w:val="60DB6DEF"/>
    <w:rsid w:val="60DEB6B5"/>
    <w:rsid w:val="60E03EF1"/>
    <w:rsid w:val="60EAA6E5"/>
    <w:rsid w:val="61077935"/>
    <w:rsid w:val="610A0A49"/>
    <w:rsid w:val="6115939A"/>
    <w:rsid w:val="612F5214"/>
    <w:rsid w:val="61436187"/>
    <w:rsid w:val="6167B83A"/>
    <w:rsid w:val="618AF634"/>
    <w:rsid w:val="61B1BA5A"/>
    <w:rsid w:val="62381858"/>
    <w:rsid w:val="6240B002"/>
    <w:rsid w:val="62589760"/>
    <w:rsid w:val="626B02A2"/>
    <w:rsid w:val="62700076"/>
    <w:rsid w:val="62909C68"/>
    <w:rsid w:val="62984052"/>
    <w:rsid w:val="62BC2BC6"/>
    <w:rsid w:val="62EFC28C"/>
    <w:rsid w:val="6301AF81"/>
    <w:rsid w:val="63103812"/>
    <w:rsid w:val="63338578"/>
    <w:rsid w:val="634C49FC"/>
    <w:rsid w:val="63580CAF"/>
    <w:rsid w:val="6359025F"/>
    <w:rsid w:val="6366DE2A"/>
    <w:rsid w:val="6370F624"/>
    <w:rsid w:val="637756CA"/>
    <w:rsid w:val="63967AD8"/>
    <w:rsid w:val="63B4C016"/>
    <w:rsid w:val="63CBBC71"/>
    <w:rsid w:val="63CBF5C5"/>
    <w:rsid w:val="63E2D5D2"/>
    <w:rsid w:val="63E51D39"/>
    <w:rsid w:val="63E5E856"/>
    <w:rsid w:val="63E7E55D"/>
    <w:rsid w:val="63EB29E1"/>
    <w:rsid w:val="63ED5F3A"/>
    <w:rsid w:val="641A91ED"/>
    <w:rsid w:val="642C9C5C"/>
    <w:rsid w:val="64310016"/>
    <w:rsid w:val="64606009"/>
    <w:rsid w:val="64606A72"/>
    <w:rsid w:val="6494DA8A"/>
    <w:rsid w:val="64A5F958"/>
    <w:rsid w:val="64A9A816"/>
    <w:rsid w:val="64C5D9FE"/>
    <w:rsid w:val="64F3C4F6"/>
    <w:rsid w:val="65190313"/>
    <w:rsid w:val="652FFB9F"/>
    <w:rsid w:val="6532254B"/>
    <w:rsid w:val="658319E7"/>
    <w:rsid w:val="658C9765"/>
    <w:rsid w:val="659937A6"/>
    <w:rsid w:val="6599A9E1"/>
    <w:rsid w:val="65A5AF2D"/>
    <w:rsid w:val="65A64752"/>
    <w:rsid w:val="65C2F2B1"/>
    <w:rsid w:val="65C42A07"/>
    <w:rsid w:val="65F42933"/>
    <w:rsid w:val="660FB054"/>
    <w:rsid w:val="662092BE"/>
    <w:rsid w:val="662879B7"/>
    <w:rsid w:val="6670B434"/>
    <w:rsid w:val="6689CBA7"/>
    <w:rsid w:val="669D1FBF"/>
    <w:rsid w:val="66A3E337"/>
    <w:rsid w:val="66AA307B"/>
    <w:rsid w:val="66CC65DA"/>
    <w:rsid w:val="66D220C0"/>
    <w:rsid w:val="66D45F6B"/>
    <w:rsid w:val="66EBA7CF"/>
    <w:rsid w:val="66F411A0"/>
    <w:rsid w:val="66F84460"/>
    <w:rsid w:val="6708FDC9"/>
    <w:rsid w:val="670D3750"/>
    <w:rsid w:val="673260A8"/>
    <w:rsid w:val="6740FC4D"/>
    <w:rsid w:val="674D2E0A"/>
    <w:rsid w:val="674E6039"/>
    <w:rsid w:val="67578211"/>
    <w:rsid w:val="678A64B5"/>
    <w:rsid w:val="67934E88"/>
    <w:rsid w:val="679BEC35"/>
    <w:rsid w:val="67A0330F"/>
    <w:rsid w:val="67A263A2"/>
    <w:rsid w:val="67AACB34"/>
    <w:rsid w:val="67ACD724"/>
    <w:rsid w:val="67B04EAF"/>
    <w:rsid w:val="67B21F19"/>
    <w:rsid w:val="67C07D3E"/>
    <w:rsid w:val="67CA5BE4"/>
    <w:rsid w:val="67D3F981"/>
    <w:rsid w:val="67D80E90"/>
    <w:rsid w:val="67ECB1D5"/>
    <w:rsid w:val="67F47D8E"/>
    <w:rsid w:val="683C305E"/>
    <w:rsid w:val="6871EABF"/>
    <w:rsid w:val="6878C1F6"/>
    <w:rsid w:val="689179DC"/>
    <w:rsid w:val="68934381"/>
    <w:rsid w:val="6894BF5A"/>
    <w:rsid w:val="68A7E7E4"/>
    <w:rsid w:val="6907C74B"/>
    <w:rsid w:val="6909E9AF"/>
    <w:rsid w:val="6935FFA3"/>
    <w:rsid w:val="69885FEF"/>
    <w:rsid w:val="69941352"/>
    <w:rsid w:val="69C0AAD6"/>
    <w:rsid w:val="69C29812"/>
    <w:rsid w:val="69D75E8C"/>
    <w:rsid w:val="6A000697"/>
    <w:rsid w:val="6A0F8D14"/>
    <w:rsid w:val="6A398101"/>
    <w:rsid w:val="6A3EE764"/>
    <w:rsid w:val="6A6E4697"/>
    <w:rsid w:val="6A71693B"/>
    <w:rsid w:val="6AA0D21E"/>
    <w:rsid w:val="6AA2A912"/>
    <w:rsid w:val="6AA604FC"/>
    <w:rsid w:val="6AA848DE"/>
    <w:rsid w:val="6AA9AB56"/>
    <w:rsid w:val="6AB7A0B7"/>
    <w:rsid w:val="6AC270F0"/>
    <w:rsid w:val="6AD91A31"/>
    <w:rsid w:val="6AF09289"/>
    <w:rsid w:val="6B08205C"/>
    <w:rsid w:val="6B0F7C39"/>
    <w:rsid w:val="6B1B0867"/>
    <w:rsid w:val="6B1E42FE"/>
    <w:rsid w:val="6B3EA32E"/>
    <w:rsid w:val="6B53BBB3"/>
    <w:rsid w:val="6B559D99"/>
    <w:rsid w:val="6B87B9DA"/>
    <w:rsid w:val="6B922F0D"/>
    <w:rsid w:val="6B9C91CA"/>
    <w:rsid w:val="6B9EB5BF"/>
    <w:rsid w:val="6BA71A9A"/>
    <w:rsid w:val="6BA94701"/>
    <w:rsid w:val="6BB455D4"/>
    <w:rsid w:val="6BC0981F"/>
    <w:rsid w:val="6BCDB0D5"/>
    <w:rsid w:val="6BDB5F9E"/>
    <w:rsid w:val="6BDD5791"/>
    <w:rsid w:val="6C0A39F9"/>
    <w:rsid w:val="6C2F7CFF"/>
    <w:rsid w:val="6C4CF2FC"/>
    <w:rsid w:val="6C70C6BD"/>
    <w:rsid w:val="6C948427"/>
    <w:rsid w:val="6CAF572A"/>
    <w:rsid w:val="6CC29AC5"/>
    <w:rsid w:val="6CDA32E8"/>
    <w:rsid w:val="6CE6236E"/>
    <w:rsid w:val="6D2B82CE"/>
    <w:rsid w:val="6D38DBF0"/>
    <w:rsid w:val="6D4A02B9"/>
    <w:rsid w:val="6D50A446"/>
    <w:rsid w:val="6D578AE4"/>
    <w:rsid w:val="6D786994"/>
    <w:rsid w:val="6D7C3D0A"/>
    <w:rsid w:val="6D8043F5"/>
    <w:rsid w:val="6DB8340F"/>
    <w:rsid w:val="6DEDD5C4"/>
    <w:rsid w:val="6E033F75"/>
    <w:rsid w:val="6E11E23B"/>
    <w:rsid w:val="6E1F0475"/>
    <w:rsid w:val="6E22FA09"/>
    <w:rsid w:val="6E342586"/>
    <w:rsid w:val="6E41F849"/>
    <w:rsid w:val="6E6CCBE6"/>
    <w:rsid w:val="6E774EB6"/>
    <w:rsid w:val="6E809332"/>
    <w:rsid w:val="6E86CC95"/>
    <w:rsid w:val="6EAA9252"/>
    <w:rsid w:val="6EB51BFD"/>
    <w:rsid w:val="6EBAC763"/>
    <w:rsid w:val="6F1AB687"/>
    <w:rsid w:val="6F25EF3F"/>
    <w:rsid w:val="6F624215"/>
    <w:rsid w:val="6F712C0D"/>
    <w:rsid w:val="6F721261"/>
    <w:rsid w:val="6F773C3A"/>
    <w:rsid w:val="6FA29982"/>
    <w:rsid w:val="6FBD6546"/>
    <w:rsid w:val="6FC93168"/>
    <w:rsid w:val="6FE24E6F"/>
    <w:rsid w:val="6FE45FF7"/>
    <w:rsid w:val="6FE4D1D4"/>
    <w:rsid w:val="6FEC084E"/>
    <w:rsid w:val="700D0DD3"/>
    <w:rsid w:val="70276EF7"/>
    <w:rsid w:val="7028F46B"/>
    <w:rsid w:val="704BC7F9"/>
    <w:rsid w:val="7053EC62"/>
    <w:rsid w:val="707B29E6"/>
    <w:rsid w:val="707E4359"/>
    <w:rsid w:val="70AC954D"/>
    <w:rsid w:val="70BC9B94"/>
    <w:rsid w:val="70C775E8"/>
    <w:rsid w:val="70C8679C"/>
    <w:rsid w:val="70D1B01B"/>
    <w:rsid w:val="70E9E1A7"/>
    <w:rsid w:val="711688E9"/>
    <w:rsid w:val="712D5EA1"/>
    <w:rsid w:val="715ACBF1"/>
    <w:rsid w:val="719E494C"/>
    <w:rsid w:val="71C5EE92"/>
    <w:rsid w:val="71C862F6"/>
    <w:rsid w:val="71D6B747"/>
    <w:rsid w:val="71E9A69A"/>
    <w:rsid w:val="71EC2F9D"/>
    <w:rsid w:val="71F78E36"/>
    <w:rsid w:val="7242627B"/>
    <w:rsid w:val="724298DB"/>
    <w:rsid w:val="72444672"/>
    <w:rsid w:val="724A9C21"/>
    <w:rsid w:val="725CDB51"/>
    <w:rsid w:val="72769320"/>
    <w:rsid w:val="728424A7"/>
    <w:rsid w:val="7287483F"/>
    <w:rsid w:val="7295AE93"/>
    <w:rsid w:val="72987CCA"/>
    <w:rsid w:val="72C0E966"/>
    <w:rsid w:val="72C19D0A"/>
    <w:rsid w:val="72C40247"/>
    <w:rsid w:val="72D7AAB9"/>
    <w:rsid w:val="730D9324"/>
    <w:rsid w:val="730DC81A"/>
    <w:rsid w:val="732E7498"/>
    <w:rsid w:val="73422FDA"/>
    <w:rsid w:val="73427A5E"/>
    <w:rsid w:val="73596BD5"/>
    <w:rsid w:val="735EF003"/>
    <w:rsid w:val="7365851F"/>
    <w:rsid w:val="736C23D6"/>
    <w:rsid w:val="738A3004"/>
    <w:rsid w:val="7400086D"/>
    <w:rsid w:val="740CD1CD"/>
    <w:rsid w:val="7421D07A"/>
    <w:rsid w:val="742FB036"/>
    <w:rsid w:val="743501FB"/>
    <w:rsid w:val="745BA972"/>
    <w:rsid w:val="745CB665"/>
    <w:rsid w:val="7479C2D2"/>
    <w:rsid w:val="7483654B"/>
    <w:rsid w:val="7487802C"/>
    <w:rsid w:val="74AAA4E3"/>
    <w:rsid w:val="74B48965"/>
    <w:rsid w:val="74DD6F0E"/>
    <w:rsid w:val="74DF2B6F"/>
    <w:rsid w:val="74F89E31"/>
    <w:rsid w:val="7506A611"/>
    <w:rsid w:val="7533D221"/>
    <w:rsid w:val="75540A98"/>
    <w:rsid w:val="7579392C"/>
    <w:rsid w:val="758F1F2A"/>
    <w:rsid w:val="759F594D"/>
    <w:rsid w:val="75A87392"/>
    <w:rsid w:val="75AFD95E"/>
    <w:rsid w:val="75C12864"/>
    <w:rsid w:val="75CC194E"/>
    <w:rsid w:val="75CE283C"/>
    <w:rsid w:val="75EEADF8"/>
    <w:rsid w:val="760B5EA5"/>
    <w:rsid w:val="76104561"/>
    <w:rsid w:val="76333BDE"/>
    <w:rsid w:val="7639FEE2"/>
    <w:rsid w:val="763E0465"/>
    <w:rsid w:val="763E1F96"/>
    <w:rsid w:val="76447B96"/>
    <w:rsid w:val="76683DC4"/>
    <w:rsid w:val="7685A72A"/>
    <w:rsid w:val="76901229"/>
    <w:rsid w:val="769FEDB2"/>
    <w:rsid w:val="76A639C4"/>
    <w:rsid w:val="76CA0E93"/>
    <w:rsid w:val="76D56F08"/>
    <w:rsid w:val="76DC1F9B"/>
    <w:rsid w:val="76DD09C4"/>
    <w:rsid w:val="76E82795"/>
    <w:rsid w:val="76F81DAF"/>
    <w:rsid w:val="76FE008E"/>
    <w:rsid w:val="7701F080"/>
    <w:rsid w:val="77074345"/>
    <w:rsid w:val="770B120A"/>
    <w:rsid w:val="7717CE78"/>
    <w:rsid w:val="77303A5D"/>
    <w:rsid w:val="773B5158"/>
    <w:rsid w:val="7762BDF9"/>
    <w:rsid w:val="7780DAE2"/>
    <w:rsid w:val="778A9638"/>
    <w:rsid w:val="77935386"/>
    <w:rsid w:val="77DD19C9"/>
    <w:rsid w:val="77EBEF50"/>
    <w:rsid w:val="77EC2DA7"/>
    <w:rsid w:val="77EC3086"/>
    <w:rsid w:val="7808C103"/>
    <w:rsid w:val="781741B3"/>
    <w:rsid w:val="7835D4ED"/>
    <w:rsid w:val="7848299E"/>
    <w:rsid w:val="785850B1"/>
    <w:rsid w:val="7875C12E"/>
    <w:rsid w:val="787E095A"/>
    <w:rsid w:val="7882EEF0"/>
    <w:rsid w:val="7897FB7F"/>
    <w:rsid w:val="789AF385"/>
    <w:rsid w:val="78AA5C2C"/>
    <w:rsid w:val="78CAEDF4"/>
    <w:rsid w:val="78CCD981"/>
    <w:rsid w:val="78F7B7CB"/>
    <w:rsid w:val="78FE4B8D"/>
    <w:rsid w:val="7915D6F2"/>
    <w:rsid w:val="792A9DEC"/>
    <w:rsid w:val="793211AC"/>
    <w:rsid w:val="79359EAB"/>
    <w:rsid w:val="793B9D4D"/>
    <w:rsid w:val="7960CFFD"/>
    <w:rsid w:val="79704476"/>
    <w:rsid w:val="7972246F"/>
    <w:rsid w:val="79875B98"/>
    <w:rsid w:val="7989DCEC"/>
    <w:rsid w:val="798C0D44"/>
    <w:rsid w:val="799C05DF"/>
    <w:rsid w:val="79CBF49E"/>
    <w:rsid w:val="79F2C9F6"/>
    <w:rsid w:val="7A0AD075"/>
    <w:rsid w:val="7A317D82"/>
    <w:rsid w:val="7A557DDA"/>
    <w:rsid w:val="7A5B7101"/>
    <w:rsid w:val="7A5D38DF"/>
    <w:rsid w:val="7A5EED63"/>
    <w:rsid w:val="7A6F7AF6"/>
    <w:rsid w:val="7A85A2A0"/>
    <w:rsid w:val="7A9BC75C"/>
    <w:rsid w:val="7AA69F63"/>
    <w:rsid w:val="7AA7C011"/>
    <w:rsid w:val="7AADFB1E"/>
    <w:rsid w:val="7AAF0E2E"/>
    <w:rsid w:val="7AB81B5D"/>
    <w:rsid w:val="7AC85336"/>
    <w:rsid w:val="7B351CED"/>
    <w:rsid w:val="7B8740CB"/>
    <w:rsid w:val="7B95ED2C"/>
    <w:rsid w:val="7B9C0F52"/>
    <w:rsid w:val="7BA48068"/>
    <w:rsid w:val="7BA81C4A"/>
    <w:rsid w:val="7BAFA98B"/>
    <w:rsid w:val="7BB71F79"/>
    <w:rsid w:val="7BBBCA72"/>
    <w:rsid w:val="7BC493A5"/>
    <w:rsid w:val="7BCA3C66"/>
    <w:rsid w:val="7BE252F9"/>
    <w:rsid w:val="7BFCCC94"/>
    <w:rsid w:val="7C115770"/>
    <w:rsid w:val="7C1CA002"/>
    <w:rsid w:val="7C4F4ED6"/>
    <w:rsid w:val="7C50E358"/>
    <w:rsid w:val="7C5C5DD7"/>
    <w:rsid w:val="7C7D8C18"/>
    <w:rsid w:val="7CAFD2F0"/>
    <w:rsid w:val="7CD343F5"/>
    <w:rsid w:val="7CE412FD"/>
    <w:rsid w:val="7D124DBE"/>
    <w:rsid w:val="7D17E12E"/>
    <w:rsid w:val="7D3981F9"/>
    <w:rsid w:val="7D422CA3"/>
    <w:rsid w:val="7D453471"/>
    <w:rsid w:val="7D710B7F"/>
    <w:rsid w:val="7D72DA75"/>
    <w:rsid w:val="7D85760E"/>
    <w:rsid w:val="7D89FA44"/>
    <w:rsid w:val="7DAD1CCF"/>
    <w:rsid w:val="7DD3A16F"/>
    <w:rsid w:val="7DE195FA"/>
    <w:rsid w:val="7E014DAD"/>
    <w:rsid w:val="7E1745AF"/>
    <w:rsid w:val="7E215D79"/>
    <w:rsid w:val="7E44115A"/>
    <w:rsid w:val="7E4B05C3"/>
    <w:rsid w:val="7E7C4A4E"/>
    <w:rsid w:val="7E97E4A3"/>
    <w:rsid w:val="7EA468B2"/>
    <w:rsid w:val="7EAD017C"/>
    <w:rsid w:val="7EBDF3BD"/>
    <w:rsid w:val="7ECD9086"/>
    <w:rsid w:val="7ED4D5A6"/>
    <w:rsid w:val="7EE63762"/>
    <w:rsid w:val="7EF7049C"/>
    <w:rsid w:val="7F1B5559"/>
    <w:rsid w:val="7F29345C"/>
    <w:rsid w:val="7F386FF6"/>
    <w:rsid w:val="7F3D60F7"/>
    <w:rsid w:val="7F4672A9"/>
    <w:rsid w:val="7F6962EC"/>
    <w:rsid w:val="7F72B82B"/>
    <w:rsid w:val="7FC3DFC0"/>
    <w:rsid w:val="7FCFA267"/>
    <w:rsid w:val="7FD7A552"/>
    <w:rsid w:val="7FFA52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DBCCF8"/>
  <w15:chartTrackingRefBased/>
  <w15:docId w15:val="{BBDD9653-3D3D-4B4E-BA3F-561A6EF4DF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4706"/>
  </w:style>
  <w:style w:type="paragraph" w:styleId="Heading1">
    <w:name w:val="heading 1"/>
    <w:basedOn w:val="Normal"/>
    <w:next w:val="Normal"/>
    <w:link w:val="Heading1Char"/>
    <w:uiPriority w:val="9"/>
    <w:qFormat/>
    <w:rsid w:val="00BD1A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D1A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1A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1A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1A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1A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1A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1A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1A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1A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D1A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D1A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1A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1A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1A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1A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1A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1AE5"/>
    <w:rPr>
      <w:rFonts w:eastAsiaTheme="majorEastAsia" w:cstheme="majorBidi"/>
      <w:color w:val="272727" w:themeColor="text1" w:themeTint="D8"/>
    </w:rPr>
  </w:style>
  <w:style w:type="paragraph" w:styleId="Title">
    <w:name w:val="Title"/>
    <w:basedOn w:val="Normal"/>
    <w:next w:val="Normal"/>
    <w:link w:val="TitleChar"/>
    <w:uiPriority w:val="10"/>
    <w:qFormat/>
    <w:rsid w:val="00BD1A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1A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1A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1A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1AE5"/>
    <w:pPr>
      <w:spacing w:before="160"/>
      <w:jc w:val="center"/>
    </w:pPr>
    <w:rPr>
      <w:i/>
      <w:iCs/>
      <w:color w:val="404040" w:themeColor="text1" w:themeTint="BF"/>
    </w:rPr>
  </w:style>
  <w:style w:type="character" w:customStyle="1" w:styleId="QuoteChar">
    <w:name w:val="Quote Char"/>
    <w:basedOn w:val="DefaultParagraphFont"/>
    <w:link w:val="Quote"/>
    <w:uiPriority w:val="29"/>
    <w:rsid w:val="00BD1AE5"/>
    <w:rPr>
      <w:i/>
      <w:iCs/>
      <w:color w:val="404040" w:themeColor="text1" w:themeTint="BF"/>
    </w:rPr>
  </w:style>
  <w:style w:type="paragraph" w:styleId="ListParagraph">
    <w:name w:val="List Paragraph"/>
    <w:basedOn w:val="Normal"/>
    <w:uiPriority w:val="34"/>
    <w:qFormat/>
    <w:rsid w:val="00BD1AE5"/>
    <w:pPr>
      <w:ind w:left="720"/>
      <w:contextualSpacing/>
    </w:pPr>
  </w:style>
  <w:style w:type="character" w:styleId="IntenseEmphasis">
    <w:name w:val="Intense Emphasis"/>
    <w:basedOn w:val="DefaultParagraphFont"/>
    <w:uiPriority w:val="21"/>
    <w:qFormat/>
    <w:rsid w:val="00BD1AE5"/>
    <w:rPr>
      <w:i/>
      <w:iCs/>
      <w:color w:val="0F4761" w:themeColor="accent1" w:themeShade="BF"/>
    </w:rPr>
  </w:style>
  <w:style w:type="paragraph" w:styleId="IntenseQuote">
    <w:name w:val="Intense Quote"/>
    <w:basedOn w:val="Normal"/>
    <w:next w:val="Normal"/>
    <w:link w:val="IntenseQuoteChar"/>
    <w:uiPriority w:val="30"/>
    <w:qFormat/>
    <w:rsid w:val="00BD1A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1AE5"/>
    <w:rPr>
      <w:i/>
      <w:iCs/>
      <w:color w:val="0F4761" w:themeColor="accent1" w:themeShade="BF"/>
    </w:rPr>
  </w:style>
  <w:style w:type="character" w:styleId="IntenseReference">
    <w:name w:val="Intense Reference"/>
    <w:basedOn w:val="DefaultParagraphFont"/>
    <w:uiPriority w:val="32"/>
    <w:qFormat/>
    <w:rsid w:val="00BD1AE5"/>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EF1E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EF1E00"/>
    <w:rPr>
      <w:rFonts w:ascii="Courier New" w:eastAsia="Times New Roman" w:hAnsi="Courier New" w:cs="Courier New"/>
      <w:kern w:val="0"/>
      <w:sz w:val="20"/>
      <w:szCs w:val="20"/>
      <w14:ligatures w14:val="none"/>
    </w:rPr>
  </w:style>
  <w:style w:type="paragraph" w:customStyle="1" w:styleId="paragraph">
    <w:name w:val="paragraph"/>
    <w:basedOn w:val="Normal"/>
    <w:rsid w:val="00463196"/>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eop">
    <w:name w:val="eop"/>
    <w:basedOn w:val="DefaultParagraphFont"/>
    <w:rsid w:val="00463196"/>
  </w:style>
  <w:style w:type="character" w:customStyle="1" w:styleId="normaltextrun">
    <w:name w:val="normaltextrun"/>
    <w:basedOn w:val="DefaultParagraphFont"/>
    <w:rsid w:val="00463196"/>
  </w:style>
  <w:style w:type="character" w:styleId="Hyperlink">
    <w:name w:val="Hyperlink"/>
    <w:basedOn w:val="DefaultParagraphFont"/>
    <w:uiPriority w:val="99"/>
    <w:unhideWhenUsed/>
    <w:rsid w:val="00F002DC"/>
    <w:rPr>
      <w:color w:val="467886" w:themeColor="hyperlink"/>
      <w:u w:val="single"/>
    </w:rPr>
  </w:style>
  <w:style w:type="character" w:styleId="Strong">
    <w:name w:val="Strong"/>
    <w:basedOn w:val="DefaultParagraphFont"/>
    <w:uiPriority w:val="22"/>
    <w:qFormat/>
    <w:rsid w:val="00F002DC"/>
    <w:rPr>
      <w:b/>
      <w:bCs/>
    </w:rPr>
  </w:style>
  <w:style w:type="character" w:styleId="CommentReference">
    <w:name w:val="annotation reference"/>
    <w:basedOn w:val="DefaultParagraphFont"/>
    <w:uiPriority w:val="99"/>
    <w:semiHidden/>
    <w:unhideWhenUsed/>
    <w:rsid w:val="008E25DC"/>
    <w:rPr>
      <w:sz w:val="16"/>
      <w:szCs w:val="16"/>
    </w:rPr>
  </w:style>
  <w:style w:type="paragraph" w:styleId="CommentText">
    <w:name w:val="annotation text"/>
    <w:basedOn w:val="Normal"/>
    <w:link w:val="CommentTextChar"/>
    <w:uiPriority w:val="99"/>
    <w:unhideWhenUsed/>
    <w:rsid w:val="008E25DC"/>
    <w:pPr>
      <w:spacing w:line="240" w:lineRule="auto"/>
    </w:pPr>
    <w:rPr>
      <w:sz w:val="20"/>
      <w:szCs w:val="20"/>
    </w:rPr>
  </w:style>
  <w:style w:type="character" w:customStyle="1" w:styleId="CommentTextChar">
    <w:name w:val="Comment Text Char"/>
    <w:basedOn w:val="DefaultParagraphFont"/>
    <w:link w:val="CommentText"/>
    <w:uiPriority w:val="99"/>
    <w:rsid w:val="008E25DC"/>
    <w:rPr>
      <w:sz w:val="20"/>
      <w:szCs w:val="20"/>
    </w:rPr>
  </w:style>
  <w:style w:type="paragraph" w:styleId="CommentSubject">
    <w:name w:val="annotation subject"/>
    <w:basedOn w:val="CommentText"/>
    <w:next w:val="CommentText"/>
    <w:link w:val="CommentSubjectChar"/>
    <w:uiPriority w:val="99"/>
    <w:semiHidden/>
    <w:unhideWhenUsed/>
    <w:rsid w:val="008E25DC"/>
    <w:rPr>
      <w:b/>
      <w:bCs/>
    </w:rPr>
  </w:style>
  <w:style w:type="character" w:customStyle="1" w:styleId="CommentSubjectChar">
    <w:name w:val="Comment Subject Char"/>
    <w:basedOn w:val="CommentTextChar"/>
    <w:link w:val="CommentSubject"/>
    <w:uiPriority w:val="99"/>
    <w:semiHidden/>
    <w:rsid w:val="008E25DC"/>
    <w:rPr>
      <w:b/>
      <w:bCs/>
      <w:sz w:val="20"/>
      <w:szCs w:val="20"/>
    </w:rPr>
  </w:style>
  <w:style w:type="paragraph" w:styleId="NormalWeb">
    <w:name w:val="Normal (Web)"/>
    <w:basedOn w:val="Normal"/>
    <w:uiPriority w:val="99"/>
    <w:unhideWhenUsed/>
    <w:rsid w:val="00374642"/>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CA4D95"/>
    <w:pPr>
      <w:tabs>
        <w:tab w:val="center" w:pos="4680"/>
        <w:tab w:val="right" w:pos="9360"/>
      </w:tabs>
      <w:spacing w:after="0" w:line="240" w:lineRule="auto"/>
    </w:pPr>
  </w:style>
  <w:style w:type="character" w:customStyle="1" w:styleId="HeaderChar">
    <w:name w:val="Header Char"/>
    <w:basedOn w:val="DefaultParagraphFont"/>
    <w:link w:val="Header"/>
    <w:uiPriority w:val="99"/>
    <w:rsid w:val="00CA4D95"/>
  </w:style>
  <w:style w:type="paragraph" w:styleId="Footer">
    <w:name w:val="footer"/>
    <w:basedOn w:val="Normal"/>
    <w:link w:val="FooterChar"/>
    <w:uiPriority w:val="99"/>
    <w:unhideWhenUsed/>
    <w:rsid w:val="00CA4D95"/>
    <w:pPr>
      <w:tabs>
        <w:tab w:val="center" w:pos="4680"/>
        <w:tab w:val="right" w:pos="9360"/>
      </w:tabs>
      <w:spacing w:after="0" w:line="240" w:lineRule="auto"/>
    </w:pPr>
  </w:style>
  <w:style w:type="character" w:customStyle="1" w:styleId="FooterChar">
    <w:name w:val="Footer Char"/>
    <w:basedOn w:val="DefaultParagraphFont"/>
    <w:link w:val="Footer"/>
    <w:uiPriority w:val="99"/>
    <w:rsid w:val="00CA4D95"/>
  </w:style>
  <w:style w:type="character" w:styleId="PageNumber">
    <w:name w:val="page number"/>
    <w:basedOn w:val="DefaultParagraphFont"/>
    <w:uiPriority w:val="99"/>
    <w:semiHidden/>
    <w:unhideWhenUsed/>
    <w:rsid w:val="00CE7166"/>
  </w:style>
  <w:style w:type="paragraph" w:styleId="Revision">
    <w:name w:val="Revision"/>
    <w:hidden/>
    <w:uiPriority w:val="99"/>
    <w:semiHidden/>
    <w:rsid w:val="0021498E"/>
    <w:pPr>
      <w:spacing w:after="0" w:line="240" w:lineRule="auto"/>
    </w:pPr>
  </w:style>
  <w:style w:type="paragraph" w:styleId="BalloonText">
    <w:name w:val="Balloon Text"/>
    <w:basedOn w:val="Normal"/>
    <w:link w:val="BalloonTextChar"/>
    <w:uiPriority w:val="99"/>
    <w:semiHidden/>
    <w:unhideWhenUsed/>
    <w:rsid w:val="0075769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7698"/>
    <w:rPr>
      <w:rFonts w:ascii="Segoe UI" w:hAnsi="Segoe UI" w:cs="Segoe UI"/>
      <w:sz w:val="18"/>
      <w:szCs w:val="18"/>
    </w:rPr>
  </w:style>
  <w:style w:type="character" w:styleId="FollowedHyperlink">
    <w:name w:val="FollowedHyperlink"/>
    <w:basedOn w:val="DefaultParagraphFont"/>
    <w:uiPriority w:val="99"/>
    <w:semiHidden/>
    <w:unhideWhenUsed/>
    <w:rsid w:val="00085E87"/>
    <w:rPr>
      <w:color w:val="96607D" w:themeColor="followedHyperlink"/>
      <w:u w:val="single"/>
    </w:rPr>
  </w:style>
  <w:style w:type="character" w:styleId="UnresolvedMention">
    <w:name w:val="Unresolved Mention"/>
    <w:basedOn w:val="DefaultParagraphFont"/>
    <w:uiPriority w:val="99"/>
    <w:semiHidden/>
    <w:unhideWhenUsed/>
    <w:rsid w:val="0038257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cdc.gov/mmwr/volumes/72/su/su7201a7.htm?" TargetMode="External"/><Relationship Id="rId21" Type="http://schemas.openxmlformats.org/officeDocument/2006/relationships/hyperlink" Target="https://pmc.ncbi.nlm.nih.gov/articles/PMC7080875/" TargetMode="External"/><Relationship Id="rId42" Type="http://schemas.openxmlformats.org/officeDocument/2006/relationships/hyperlink" Target="https://pubmed.ncbi.nlm.nih.gov/10371473/" TargetMode="External"/><Relationship Id="rId47" Type="http://schemas.openxmlformats.org/officeDocument/2006/relationships/hyperlink" Target="https://pmc.ncbi.nlm.nih.gov/articles/PMC5911392/" TargetMode="External"/><Relationship Id="rId63" Type="http://schemas.openxmlformats.org/officeDocument/2006/relationships/hyperlink" Target="https://pubmed.ncbi.nlm.nih.gov/39269326/" TargetMode="External"/><Relationship Id="rId68" Type="http://schemas.openxmlformats.org/officeDocument/2006/relationships/hyperlink" Target="https://www.healthaffairs.org/doi/epdf/10.1377/hlthaff.2022.00846" TargetMode="External"/><Relationship Id="rId2" Type="http://schemas.openxmlformats.org/officeDocument/2006/relationships/styles" Target="styles.xml"/><Relationship Id="rId16" Type="http://schemas.openxmlformats.org/officeDocument/2006/relationships/hyperlink" Target="https://www.columbiadoctors.org/treatments-conditions/tubal-factor-infertility-fallopian-tube-obstruction" TargetMode="External"/><Relationship Id="rId29" Type="http://schemas.openxmlformats.org/officeDocument/2006/relationships/hyperlink" Target="https://pubmed.ncbi.nlm.nih.gov/39269326/" TargetMode="External"/><Relationship Id="rId11" Type="http://schemas.openxmlformats.org/officeDocument/2006/relationships/hyperlink" Target="https://my.clevelandclinic.org/health/diseases/9129-pelvic-inflammatory-disease-pid" TargetMode="External"/><Relationship Id="rId24" Type="http://schemas.openxmlformats.org/officeDocument/2006/relationships/hyperlink" Target="https://link.springer.com/article/10.1186/s12905-023-02680-x" TargetMode="External"/><Relationship Id="rId32" Type="http://schemas.openxmlformats.org/officeDocument/2006/relationships/hyperlink" Target="https://pmc.ncbi.nlm.nih.gov/articles/PMC10243492/" TargetMode="External"/><Relationship Id="rId37" Type="http://schemas.openxmlformats.org/officeDocument/2006/relationships/hyperlink" Target="https://www.nichd.nih.gov/health/topics/infertility/conditioninfo/causes/age" TargetMode="External"/><Relationship Id="rId40" Type="http://schemas.openxmlformats.org/officeDocument/2006/relationships/hyperlink" Target="https://pmc.ncbi.nlm.nih.gov/articles/PMC7187793" TargetMode="External"/><Relationship Id="rId45" Type="http://schemas.openxmlformats.org/officeDocument/2006/relationships/hyperlink" Target="https://pmc.ncbi.nlm.nih.gov/articles/PMC6579036/" TargetMode="External"/><Relationship Id="rId53" Type="http://schemas.openxmlformats.org/officeDocument/2006/relationships/hyperlink" Target="https://pmc.ncbi.nlm.nih.gov/articles/PMC6579036/" TargetMode="External"/><Relationship Id="rId58" Type="http://schemas.openxmlformats.org/officeDocument/2006/relationships/hyperlink" Target="https://pubmed.ncbi.nlm.nih.gov/10371473" TargetMode="External"/><Relationship Id="rId66" Type="http://schemas.openxmlformats.org/officeDocument/2006/relationships/hyperlink" Target="https://www.nichd.nih.gov/health/topics/infertility/conditioninfo/causes/age" TargetMode="External"/><Relationship Id="rId74" Type="http://schemas.openxmlformats.org/officeDocument/2006/relationships/theme" Target="theme/theme1.xml"/><Relationship Id="rId5" Type="http://schemas.openxmlformats.org/officeDocument/2006/relationships/footnotes" Target="footnotes.xml"/><Relationship Id="rId61" Type="http://schemas.openxmlformats.org/officeDocument/2006/relationships/hyperlink" Target="https://pmc.ncbi.nlm.nih.gov/articles/PMC10510783/" TargetMode="External"/><Relationship Id="rId19" Type="http://schemas.openxmlformats.org/officeDocument/2006/relationships/hyperlink" Target="https://pubmed.ncbi.nlm.nih.gov/10371473/" TargetMode="External"/><Relationship Id="rId14" Type="http://schemas.openxmlformats.org/officeDocument/2006/relationships/hyperlink" Target="https://pmc.ncbi.nlm.nih.gov/articles/PMC6579036/" TargetMode="External"/><Relationship Id="rId22" Type="http://schemas.openxmlformats.org/officeDocument/2006/relationships/hyperlink" Target="https://pmc.ncbi.nlm.nih.gov/articles/PMC10510783/" TargetMode="External"/><Relationship Id="rId27" Type="http://schemas.openxmlformats.org/officeDocument/2006/relationships/hyperlink" Target="https://www.cdc.gov/mmwr/volumes/72/su/su7201a7.htm?" TargetMode="External"/><Relationship Id="rId30" Type="http://schemas.openxmlformats.org/officeDocument/2006/relationships/hyperlink" Target="https://pubmed.ncbi.nlm.nih.gov/39269326/" TargetMode="External"/><Relationship Id="rId35" Type="http://schemas.openxmlformats.org/officeDocument/2006/relationships/hyperlink" Target="https://pmc.ncbi.nlm.nih.gov/articles/PMC5911392/" TargetMode="External"/><Relationship Id="rId43" Type="http://schemas.openxmlformats.org/officeDocument/2006/relationships/hyperlink" Target="https://my.clevelandclinic.org/health/diseases/9129-pelvic-inflammatory-disease-pid" TargetMode="External"/><Relationship Id="rId48" Type="http://schemas.openxmlformats.org/officeDocument/2006/relationships/hyperlink" Target="https://pmc.ncbi.nlm.nih.gov/articles/PMC5911392/" TargetMode="External"/><Relationship Id="rId56" Type="http://schemas.openxmlformats.org/officeDocument/2006/relationships/hyperlink" Target="https://journals.lww.com/greenjournal/abstract/2012/07000/subclinical_pelvic_inflammatory_disease_and.9.aspx" TargetMode="External"/><Relationship Id="rId64" Type="http://schemas.openxmlformats.org/officeDocument/2006/relationships/hyperlink" Target="https://pmc.ncbi.nlm.nih.gov/articles/PMC5911392/" TargetMode="External"/><Relationship Id="rId69" Type="http://schemas.openxmlformats.org/officeDocument/2006/relationships/hyperlink" Target="https://pmc.ncbi.nlm.nih.gov/articles/PMC7187793" TargetMode="External"/><Relationship Id="rId8" Type="http://schemas.openxmlformats.org/officeDocument/2006/relationships/hyperlink" Target="https://pmc.ncbi.nlm.nih.gov/articles/PMC10243492/" TargetMode="External"/><Relationship Id="rId51" Type="http://schemas.openxmlformats.org/officeDocument/2006/relationships/hyperlink" Target="https://my.clevelandclinic.org/health/diseases/9129-pelvic-inflammatory-disease-pid" TargetMode="External"/><Relationship Id="rId72"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hyperlink" Target="https://pmc.ncbi.nlm.nih.gov/articles/PMC10243492/" TargetMode="External"/><Relationship Id="rId17" Type="http://schemas.openxmlformats.org/officeDocument/2006/relationships/hyperlink" Target="https://journals.lww.com/greenjournal/abstract/2012/07000/subclinical_pelvic_inflammatory_disease_and.9.aspx" TargetMode="External"/><Relationship Id="rId25" Type="http://schemas.openxmlformats.org/officeDocument/2006/relationships/hyperlink" Target="https://link.springer.com/article/10.1186/s12905-023-02680-x" TargetMode="External"/><Relationship Id="rId33" Type="http://schemas.openxmlformats.org/officeDocument/2006/relationships/hyperlink" Target="https://pmc.ncbi.nlm.nih.gov/articles/PMC7080875/" TargetMode="External"/><Relationship Id="rId38" Type="http://schemas.openxmlformats.org/officeDocument/2006/relationships/hyperlink" Target="https://www.ncbi.nlm.nih.gov/books/NBK573159/?" TargetMode="External"/><Relationship Id="rId46" Type="http://schemas.openxmlformats.org/officeDocument/2006/relationships/hyperlink" Target="https://pmc.ncbi.nlm.nih.gov/articles/PMC10510783/" TargetMode="External"/><Relationship Id="rId59" Type="http://schemas.openxmlformats.org/officeDocument/2006/relationships/hyperlink" Target="https://pubmed.ncbi.nlm.nih.gov/10711551/" TargetMode="External"/><Relationship Id="rId67" Type="http://schemas.openxmlformats.org/officeDocument/2006/relationships/hyperlink" Target="https://www.ncbi.nlm.nih.gov/books/NBK573159/" TargetMode="External"/><Relationship Id="rId20" Type="http://schemas.openxmlformats.org/officeDocument/2006/relationships/hyperlink" Target="https://pubmed.ncbi.nlm.nih.gov/10711551/" TargetMode="External"/><Relationship Id="rId41" Type="http://schemas.openxmlformats.org/officeDocument/2006/relationships/hyperlink" Target="https://www.aafp.org/pubs/afp/issues/1999/0315/p1656.html" TargetMode="External"/><Relationship Id="rId54" Type="http://schemas.openxmlformats.org/officeDocument/2006/relationships/hyperlink" Target="https://www.cdc.gov/nchs/fastats/infertility.htm" TargetMode="External"/><Relationship Id="rId62" Type="http://schemas.openxmlformats.org/officeDocument/2006/relationships/hyperlink" Target="https://link.springer.com/article/10.1186/s12905-023-02680-x" TargetMode="External"/><Relationship Id="rId7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www.cdc.gov/nchs/fastats/infertility.htm" TargetMode="External"/><Relationship Id="rId23" Type="http://schemas.openxmlformats.org/officeDocument/2006/relationships/hyperlink" Target="https://pmc.ncbi.nlm.nih.gov/articles/PMC10510783/" TargetMode="External"/><Relationship Id="rId28" Type="http://schemas.openxmlformats.org/officeDocument/2006/relationships/hyperlink" Target="https://pubmed.ncbi.nlm.nih.gov/39269326/" TargetMode="External"/><Relationship Id="rId36" Type="http://schemas.openxmlformats.org/officeDocument/2006/relationships/hyperlink" Target="https://www.cdc.gov/nchs/nhanes/about/index.html" TargetMode="External"/><Relationship Id="rId49" Type="http://schemas.openxmlformats.org/officeDocument/2006/relationships/hyperlink" Target="https://pmc.ncbi.nlm.nih.gov/articles/PMC5911392/" TargetMode="External"/><Relationship Id="rId57" Type="http://schemas.openxmlformats.org/officeDocument/2006/relationships/hyperlink" Target="https://www.aafp.org/pubs/afp/issues/1999/0315/p1656.html" TargetMode="External"/><Relationship Id="rId10" Type="http://schemas.openxmlformats.org/officeDocument/2006/relationships/hyperlink" Target="https://my.clevelandclinic.org/health/diseases/9129-pelvic-inflammatory-disease-pid" TargetMode="External"/><Relationship Id="rId31" Type="http://schemas.openxmlformats.org/officeDocument/2006/relationships/hyperlink" Target="https://pmc.ncbi.nlm.nih.gov/articles/PMC6579036/" TargetMode="External"/><Relationship Id="rId44" Type="http://schemas.openxmlformats.org/officeDocument/2006/relationships/hyperlink" Target="https://pmc.ncbi.nlm.nih.gov/articles/PMC6579036/" TargetMode="External"/><Relationship Id="rId52" Type="http://schemas.openxmlformats.org/officeDocument/2006/relationships/hyperlink" Target="https://pmc.ncbi.nlm.nih.gov/articles/PMC10243492/" TargetMode="External"/><Relationship Id="rId60" Type="http://schemas.openxmlformats.org/officeDocument/2006/relationships/hyperlink" Target="https://pmc.ncbi.nlm.nih.gov/articles/PMC7080875/" TargetMode="External"/><Relationship Id="rId65" Type="http://schemas.openxmlformats.org/officeDocument/2006/relationships/hyperlink" Target="https://www.cdc.gov/nchs/nhanes/about/index.html" TargetMode="External"/><Relationship Id="rId73" Type="http://schemas.microsoft.com/office/2011/relationships/people" Target="people.xml"/><Relationship Id="rId4" Type="http://schemas.openxmlformats.org/officeDocument/2006/relationships/webSettings" Target="webSettings.xml"/><Relationship Id="rId9" Type="http://schemas.openxmlformats.org/officeDocument/2006/relationships/hyperlink" Target="https://my.clevelandclinic.org/health/diseases/9129-pelvic-inflammatory-disease-pid" TargetMode="External"/><Relationship Id="rId13" Type="http://schemas.openxmlformats.org/officeDocument/2006/relationships/hyperlink" Target="https://pmc.ncbi.nlm.nih.gov/articles/PMC6579036/" TargetMode="External"/><Relationship Id="rId18" Type="http://schemas.openxmlformats.org/officeDocument/2006/relationships/hyperlink" Target="https://www.aafp.org/pubs/afp/issues/1999/0315/p1656.html" TargetMode="External"/><Relationship Id="rId39" Type="http://schemas.openxmlformats.org/officeDocument/2006/relationships/hyperlink" Target="https://www.healthaffairs.org/doi/10.1377/hlthaff.2022.00846" TargetMode="External"/><Relationship Id="rId34" Type="http://schemas.openxmlformats.org/officeDocument/2006/relationships/hyperlink" Target="https://www.healthaffairs.org/doi/epdf/10.1377/hlthaff.2022.00846" TargetMode="External"/><Relationship Id="rId50" Type="http://schemas.openxmlformats.org/officeDocument/2006/relationships/hyperlink" Target="https://pmc.ncbi.nlm.nih.gov/articles/PMC5911392/" TargetMode="External"/><Relationship Id="rId55" Type="http://schemas.openxmlformats.org/officeDocument/2006/relationships/hyperlink" Target="https://www.columbiadoctors.org/treatments-conditions/tubal-factor-infertility-fallopian-tube-obstruction" TargetMode="External"/><Relationship Id="rId7" Type="http://schemas.openxmlformats.org/officeDocument/2006/relationships/hyperlink" Target="https://my.clevelandclinic.org/health/diseases/9129-pelvic-inflammatory-disease-pid" TargetMode="External"/><Relationship Id="rId71"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19</Pages>
  <Words>6735</Words>
  <Characters>38390</Characters>
  <Application>Microsoft Office Word</Application>
  <DocSecurity>0</DocSecurity>
  <Lines>319</Lines>
  <Paragraphs>90</Paragraphs>
  <ScaleCrop>false</ScaleCrop>
  <Company/>
  <LinksUpToDate>false</LinksUpToDate>
  <CharactersWithSpaces>45035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Daniella Notghi</dc:creator>
  <cp:keywords/>
  <dc:description/>
  <cp:lastModifiedBy>Notghi, Daniella</cp:lastModifiedBy>
  <cp:revision>3</cp:revision>
  <dcterms:created xsi:type="dcterms:W3CDTF">2025-12-17T15:20:00Z</dcterms:created>
  <dcterms:modified xsi:type="dcterms:W3CDTF">2025-12-17T15:20:00Z</dcterms:modified>
</cp:coreProperties>
</file>